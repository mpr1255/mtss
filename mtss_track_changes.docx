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E6823" w14:textId="713A1EB1" w:rsidR="00626271" w:rsidRDefault="00E21F44">
      <w:pPr>
        <w:pStyle w:val="Title"/>
      </w:pPr>
      <w:r w:rsidRPr="00E21F44">
        <w:t>Measuring Transparency in the Social Sciences: Political Science and International Relations</w:t>
      </w:r>
    </w:p>
    <w:p w14:paraId="45ADADAD" w14:textId="77777777" w:rsidR="00626271" w:rsidRDefault="00000000">
      <w:pPr>
        <w:pStyle w:val="Author"/>
      </w:pPr>
      <w:r>
        <w:t>Bermond Scoggins</w:t>
      </w:r>
      <w:r>
        <w:rPr>
          <w:rStyle w:val="FootnoteReference"/>
        </w:rPr>
        <w:footnoteReference w:id="2"/>
      </w:r>
    </w:p>
    <w:p w14:paraId="32ECB112" w14:textId="77777777" w:rsidR="00626271" w:rsidRDefault="00000000">
      <w:pPr>
        <w:pStyle w:val="Author"/>
      </w:pPr>
      <w:r>
        <w:t>Matthew P. Robertson</w:t>
      </w:r>
      <w:r>
        <w:rPr>
          <w:rStyle w:val="FootnoteReference"/>
        </w:rPr>
        <w:footnoteReference w:id="3"/>
      </w:r>
    </w:p>
    <w:p w14:paraId="3D51D69B" w14:textId="58342E27" w:rsidR="00626271" w:rsidRDefault="00000000">
      <w:pPr>
        <w:pStyle w:val="Date"/>
      </w:pPr>
      <w:r>
        <w:t xml:space="preserve">Latest version: </w:t>
      </w:r>
      <w:del w:id="48" w:author="Bermond Scoggins" w:date="2024-05-11T21:45:00Z">
        <w:r>
          <w:delText>01 April</w:delText>
        </w:r>
      </w:del>
      <w:ins w:id="49" w:author="Bermond Scoggins" w:date="2024-05-11T21:45:00Z">
        <w:r>
          <w:t xml:space="preserve">11 </w:t>
        </w:r>
        <w:proofErr w:type="gramStart"/>
        <w:r>
          <w:t>May</w:t>
        </w:r>
      </w:ins>
      <w:r>
        <w:t>,</w:t>
      </w:r>
      <w:proofErr w:type="gramEnd"/>
      <w:r>
        <w:t xml:space="preserve"> 2024</w:t>
      </w:r>
    </w:p>
    <w:p w14:paraId="07A2D4B3" w14:textId="77777777" w:rsidR="00626271" w:rsidRDefault="00000000">
      <w:pPr>
        <w:pStyle w:val="Abstract"/>
      </w:pPr>
      <w:r>
        <w:t>The scientific method is predicated on transparency – yet the pace at which transparent research practices are being adopted by the scientific community is slow. The replication crisis in psychology showed that published findings employing statistical inference are threatened by undetected errors, data manipulation, and data falsification. To mitigate these problems and bolster research credibility, open data and preregistration practices have gained traction in the natural and social sciences. However, the extent of their adoption in different disciplines are unknown. We introduce computational procedures to identify the transparency of a research field using large-scale text analysis and machine learning classifiers. Using political science and international relations as an illustrative case, we examine 93,931 articles across the top 160 political science and international relations journals between 2010 and 2021. We find that approximately 21% of all statistical inference papers have open data and 5% of all experiments are preregistered. Despite this shortfall, the example of leading journals in the field shows that change is feasible and can be effected quickly.</w:t>
      </w:r>
    </w:p>
    <w:p w14:paraId="0CC68915" w14:textId="77777777" w:rsidR="00626271" w:rsidRDefault="00000000">
      <w:r>
        <w:br w:type="page"/>
      </w:r>
    </w:p>
    <w:p w14:paraId="3785AAFE" w14:textId="77777777" w:rsidR="00626271" w:rsidRDefault="00000000">
      <w:pPr>
        <w:pStyle w:val="Heading1"/>
      </w:pPr>
      <w:bookmarkStart w:id="50" w:name="introduction"/>
      <w:r>
        <w:rPr>
          <w:rStyle w:val="SectionNumber"/>
        </w:rPr>
        <w:lastRenderedPageBreak/>
        <w:t>1</w:t>
      </w:r>
      <w:r>
        <w:tab/>
        <w:t>Introduction</w:t>
      </w:r>
    </w:p>
    <w:p w14:paraId="1DFDAD3D" w14:textId="77777777" w:rsidR="00626271" w:rsidRDefault="00000000">
      <w:pPr>
        <w:pStyle w:val="FirstParagraph"/>
      </w:pPr>
      <w:r>
        <w:t xml:space="preserve">The Royal Society has as its motto the injunction </w:t>
      </w:r>
      <w:ins w:id="51" w:author="Bermond Scoggins" w:date="2024-05-11T21:45:00Z">
        <w:r>
          <w:rPr>
            <w:i/>
            <w:iCs/>
          </w:rPr>
          <w:t xml:space="preserve">Nullius in </w:t>
        </w:r>
        <w:proofErr w:type="spellStart"/>
        <w:r>
          <w:rPr>
            <w:i/>
            <w:iCs/>
          </w:rPr>
          <w:t>verba</w:t>
        </w:r>
      </w:ins>
      <w:proofErr w:type="spellEnd"/>
      <w:r>
        <w:t>: “Take nobody’s word for it.” Yet a large portion of published studies in the social sciences demand of the reader exactly this.</w:t>
      </w:r>
    </w:p>
    <w:p w14:paraId="27EBC445" w14:textId="4DF80616" w:rsidR="00626271" w:rsidRDefault="00000000">
      <w:pPr>
        <w:pStyle w:val="BodyText"/>
      </w:pPr>
      <w:del w:id="52" w:author="Bermond Scoggins" w:date="2024-05-11T21:45:00Z">
        <w:r>
          <w:delText>Beginning in</w:delText>
        </w:r>
      </w:del>
      <w:ins w:id="53" w:author="Bermond Scoggins" w:date="2024-05-11T21:45:00Z">
        <w:r>
          <w:t>Over</w:t>
        </w:r>
      </w:ins>
      <w:r>
        <w:t xml:space="preserve"> the </w:t>
      </w:r>
      <w:del w:id="54" w:author="Bermond Scoggins" w:date="2024-05-11T21:45:00Z">
        <w:r>
          <w:delText>2010s, the</w:delText>
        </w:r>
      </w:del>
      <w:ins w:id="55" w:author="Bermond Scoggins" w:date="2024-05-11T21:45:00Z">
        <w:r>
          <w:t>past several decades,</w:t>
        </w:r>
      </w:ins>
      <w:r>
        <w:t xml:space="preserve"> open science </w:t>
      </w:r>
      <w:del w:id="56" w:author="Bermond Scoggins" w:date="2024-05-11T21:45:00Z">
        <w:r>
          <w:delText>movement began advocating</w:delText>
        </w:r>
      </w:del>
      <w:ins w:id="57" w:author="Bermond Scoggins" w:date="2024-05-11T21:45:00Z">
        <w:r>
          <w:t>advocates have called</w:t>
        </w:r>
      </w:ins>
      <w:r>
        <w:t xml:space="preserve"> for the routinization of open science practices such as posting data and code upon a paper’s publication and the preregistration of experiments</w:t>
      </w:r>
      <w:del w:id="58" w:author="Bermond Scoggins" w:date="2024-05-11T21:45:00Z">
        <w:r>
          <w:delText>. These reforms were prompted by</w:delText>
        </w:r>
      </w:del>
      <w:ins w:id="59" w:author="Bermond Scoggins" w:date="2024-05-11T21:45:00Z">
        <w:r>
          <w:t xml:space="preserve"> (1). Beginning principally in the psychological sciences, advocacy for these reforms rose in the 2010s due to</w:t>
        </w:r>
      </w:ins>
      <w:r>
        <w:t xml:space="preserve"> large-scale replication failures of prominent psychological studies which highlighted the widespread presence of false positive findings</w:t>
      </w:r>
      <w:del w:id="60" w:author="Bermond Scoggins" w:date="2024-05-11T21:45:00Z">
        <w:r>
          <w:delText>.</w:delText>
        </w:r>
      </w:del>
      <w:ins w:id="61" w:author="Bermond Scoggins" w:date="2024-05-11T21:45:00Z">
        <w:r>
          <w:t xml:space="preserve"> (2,3).</w:t>
        </w:r>
      </w:ins>
    </w:p>
    <w:p w14:paraId="1AD54D02" w14:textId="3F0E56C1" w:rsidR="00626271" w:rsidRDefault="00000000">
      <w:pPr>
        <w:pStyle w:val="BodyText"/>
      </w:pPr>
      <w:r>
        <w:t>Open science practices bolster the credibility of a field and its findings by allowing readers to evaluate the methods by which researchers reach their conclusions. While trust is the currency of every epistemic community, the demand for trust alone weakens credibility. If data and code are available, interested researchers can ensure a finding’s results are computationally reproducible, robust to alternate model specifications, and error free. For experiments</w:t>
      </w:r>
      <w:del w:id="62" w:author="Bermond Scoggins" w:date="2024-05-11T21:45:00Z">
        <w:r>
          <w:delText>,</w:delText>
        </w:r>
      </w:del>
      <w:ins w:id="63" w:author="Bermond Scoggins" w:date="2024-05-11T21:45:00Z">
        <w:r>
          <w:t xml:space="preserve"> (i.e. </w:t>
        </w:r>
        <w:proofErr w:type="spellStart"/>
        <w:r>
          <w:t>randomised</w:t>
        </w:r>
        <w:proofErr w:type="spellEnd"/>
        <w:r>
          <w:t xml:space="preserve"> controlled trials),</w:t>
        </w:r>
      </w:ins>
      <w:r>
        <w:t xml:space="preserve"> preregistration allows the reader to determine whether there was the selective exclusion of hypotheses, measurements, or statistical analyses that run counter to the author’s favored hypotheses.</w:t>
      </w:r>
    </w:p>
    <w:p w14:paraId="03F7F336" w14:textId="2422FF02" w:rsidR="00626271" w:rsidRDefault="00000000">
      <w:pPr>
        <w:pStyle w:val="BodyText"/>
      </w:pPr>
      <w:r>
        <w:t>Concern for research transparency has become more salient over the past decade as scholars recognize that the accumulation of false positives can drive unsuccessful decision-making and interventions. This leads to inefficient resource allocation and weakens the credibility of a field. In fields like medicine, open science practices have been strongly advocated in recognition of the direct harm that false positives can cause (</w:t>
      </w:r>
      <w:del w:id="64" w:author="Bermond Scoggins" w:date="2024-05-11T21:45:00Z">
        <w:r>
          <w:delText>National Academies of Sciences and Medicine 2021; Baggerly and Coombes 2009).</w:delText>
        </w:r>
      </w:del>
      <w:ins w:id="65" w:author="Bermond Scoggins" w:date="2024-05-11T21:45:00Z">
        <w:r>
          <w:t>4,5).</w:t>
        </w:r>
      </w:ins>
      <w:r>
        <w:t xml:space="preserve"> Leading journals in political science and international relations are increasingly mandating the provision of data and code, as well as encouraging the preregistration of experiments.</w:t>
      </w:r>
    </w:p>
    <w:p w14:paraId="5A3A1BE8" w14:textId="77777777" w:rsidR="00626271" w:rsidRDefault="00000000">
      <w:pPr>
        <w:pStyle w:val="BodyText"/>
        <w:rPr>
          <w:ins w:id="66" w:author="Bermond Scoggins" w:date="2024-05-11T21:45:00Z"/>
        </w:rPr>
      </w:pPr>
      <w:ins w:id="67" w:author="Bermond Scoggins" w:date="2024-05-11T21:45:00Z">
        <w:r>
          <w:t xml:space="preserve">We distinguish </w:t>
        </w:r>
        <w:r>
          <w:rPr>
            <w:i/>
            <w:iCs/>
          </w:rPr>
          <w:t>computational reproducibility</w:t>
        </w:r>
        <w:r>
          <w:t xml:space="preserve"> – making available the data and code of a paper’s results, for others to reproduce them – from </w:t>
        </w:r>
        <w:proofErr w:type="spellStart"/>
        <w:r>
          <w:rPr>
            <w:i/>
            <w:iCs/>
          </w:rPr>
          <w:t>replicibility</w:t>
        </w:r>
        <w:proofErr w:type="spellEnd"/>
        <w:r>
          <w:t xml:space="preserve"> – where new data is collected using an identical or conceptually similar design to the original paper (6,7). Usage of these terms has been inconsistent between fields. Political science, unlike psychology, conducts fewer experimental studies and often is termed “replication” is </w:t>
        </w:r>
        <w:proofErr w:type="gramStart"/>
        <w:r>
          <w:t>actually about</w:t>
        </w:r>
        <w:proofErr w:type="gramEnd"/>
        <w:r>
          <w:t xml:space="preserve"> computational reproducibility (see 1,8).</w:t>
        </w:r>
      </w:ins>
    </w:p>
    <w:p w14:paraId="024D8374" w14:textId="58227EAB" w:rsidR="00626271" w:rsidRDefault="00000000">
      <w:pPr>
        <w:pStyle w:val="BodyText"/>
      </w:pPr>
      <w:r>
        <w:t xml:space="preserve">Political science and international relations appear to have taken open science practices seriously, with high-profile journals and academics endorsing initiatives like the Data Access and Research Transparency (DA-RT) statement. This has </w:t>
      </w:r>
      <w:proofErr w:type="gramStart"/>
      <w:r>
        <w:t>lead</w:t>
      </w:r>
      <w:proofErr w:type="gramEnd"/>
      <w:r>
        <w:t xml:space="preserve"> some scholars to believe that the </w:t>
      </w:r>
      <w:ins w:id="68" w:author="Bermond Scoggins" w:date="2024-05-11T21:45:00Z">
        <w:r>
          <w:t xml:space="preserve">problem of </w:t>
        </w:r>
      </w:ins>
      <w:r>
        <w:t>open data</w:t>
      </w:r>
      <w:del w:id="69" w:author="Bermond Scoggins" w:date="2024-05-11T21:45:00Z">
        <w:r>
          <w:delText xml:space="preserve"> problem</w:delText>
        </w:r>
      </w:del>
      <w:r>
        <w:t xml:space="preserve"> has mostly been solved. Yet current assessments of </w:t>
      </w:r>
      <w:r>
        <w:lastRenderedPageBreak/>
        <w:t>the field’s progress have been based on relatively small samples</w:t>
      </w:r>
      <w:del w:id="70" w:author="Bermond Scoggins" w:date="2024-05-11T21:45:00Z">
        <w:r>
          <w:delText>.</w:delText>
        </w:r>
      </w:del>
      <w:ins w:id="71" w:author="Bermond Scoggins" w:date="2024-05-11T21:45:00Z">
        <w:r>
          <w:t xml:space="preserve"> and time-intensive human coding procedures (9–11).</w:t>
        </w:r>
        <w:r>
          <w:rPr>
            <w:rStyle w:val="FootnoteReference"/>
          </w:rPr>
          <w:footnoteReference w:id="4"/>
        </w:r>
      </w:ins>
    </w:p>
    <w:p w14:paraId="72B8A964" w14:textId="77777777" w:rsidR="00626271" w:rsidRDefault="00000000">
      <w:pPr>
        <w:pStyle w:val="BodyText"/>
      </w:pPr>
      <w:r>
        <w:t>Our paper presents the largest-scale study of open science practices in political science and international relations thus far; it is also the first systematic study of the prevalence of preregistration in experiments in these fields. Our study spans the years 2010 to 2021 and includes population-level data, allowing us illustrate trends in specific journals. Documenting such trends is important given the key role played by journals in promulgating and enforcing transparent research norms.</w:t>
      </w:r>
    </w:p>
    <w:p w14:paraId="314760A3" w14:textId="3E62420F" w:rsidR="00626271" w:rsidRDefault="00000000">
      <w:pPr>
        <w:pStyle w:val="BodyText"/>
      </w:pPr>
      <w:r>
        <w:t>We ask two questions: (1) What proportion of papers that rely on statistical inference make their data and code public? (2) What proportion of experimental studies were preregistered? We gather 93,931 published articles from the top 160 journals ranked by Clarivate’s Journal Citation Reports (</w:t>
      </w:r>
      <w:del w:id="73" w:author="Bermond Scoggins" w:date="2024-05-11T21:45:00Z">
        <w:r>
          <w:delText>2020</w:delText>
        </w:r>
      </w:del>
      <w:ins w:id="74" w:author="Bermond Scoggins" w:date="2024-05-11T21:45:00Z">
        <w:r>
          <w:t>12</w:t>
        </w:r>
      </w:ins>
      <w:r>
        <w:t>) and use machine learning classifiers to identify either statistical inference or experimental papers.</w:t>
      </w:r>
      <w:r>
        <w:rPr>
          <w:rStyle w:val="FootnoteReference"/>
        </w:rPr>
        <w:footnoteReference w:id="5"/>
      </w:r>
      <w:r>
        <w:t xml:space="preserve"> We identify which had open data and preregistration using public application programming interfaces (API), text analysis, and web scraping.</w:t>
      </w:r>
    </w:p>
    <w:p w14:paraId="5A8D0E6B" w14:textId="77777777" w:rsidR="00B0438F" w:rsidRDefault="00000000">
      <w:pPr>
        <w:pStyle w:val="BodyText"/>
        <w:rPr>
          <w:del w:id="75" w:author="Bermond Scoggins" w:date="2024-05-11T21:45:00Z"/>
        </w:rPr>
      </w:pPr>
      <w:del w:id="76" w:author="Bermond Scoggins" w:date="2024-05-11T21:45:00Z">
        <w:r>
          <w:delText>In 2020, the percentage of statistical inference papers with open data in political science journals was approximately 34% and 23% for international relations. For all experiments published in 2020, about 11% could be matched to a corresponding preregistration document.  Although we show that open science practices have been on an upward trajectory and that significant changes can be made in just a few years, we show that the reality is far from the “replicability utopia” touted by early attempts at quantifying open data rates (see Grossman and Pedahzur 2020, 1)].</w:delText>
        </w:r>
        <w:r>
          <w:rPr>
            <w:rStyle w:val="FootnoteReference"/>
          </w:rPr>
          <w:footnoteReference w:id="6"/>
        </w:r>
      </w:del>
    </w:p>
    <w:p w14:paraId="1A5308A3" w14:textId="77777777" w:rsidR="00626271" w:rsidRDefault="00000000">
      <w:pPr>
        <w:pStyle w:val="Heading2"/>
      </w:pPr>
      <w:bookmarkStart w:id="78" w:name="X58559555a500658e53f46fa50c2d7cf17fb126a"/>
      <w:r>
        <w:rPr>
          <w:rStyle w:val="SectionNumber"/>
        </w:rPr>
        <w:t>1.1</w:t>
      </w:r>
      <w:r>
        <w:tab/>
        <w:t>The state of open political science practices</w:t>
      </w:r>
    </w:p>
    <w:p w14:paraId="7E7F0A43" w14:textId="1FAD2534" w:rsidR="00626271" w:rsidRDefault="00000000">
      <w:pPr>
        <w:pStyle w:val="FirstParagraph"/>
      </w:pPr>
      <w:r>
        <w:t>Since the onset of the replication crisis, how much of the literature dependent on data and statistical inference still relies solely on reader trust? Extant research on the prevalence of open data practices in political science paints a sobering picture. Stockemer, Koehler, and Lentz’s (</w:t>
      </w:r>
      <w:del w:id="79" w:author="Bermond Scoggins" w:date="2024-05-11T21:45:00Z">
        <w:r>
          <w:delText>2018</w:delText>
        </w:r>
      </w:del>
      <w:ins w:id="80" w:author="Bermond Scoggins" w:date="2024-05-11T21:45:00Z">
        <w:r>
          <w:t>10</w:t>
        </w:r>
      </w:ins>
      <w:r>
        <w:t>) analysis of 145 quantitative studies published in three journals during 2015 found that only 55% provided original data and 56% provided code.</w:t>
      </w:r>
      <w:r>
        <w:rPr>
          <w:rStyle w:val="FootnoteReference"/>
        </w:rPr>
        <w:footnoteReference w:id="7"/>
      </w:r>
      <w:r>
        <w:t xml:space="preserve"> An earlier analysis, conducted on 494 quantitative articles in six leading political science journals between 2013 and 2014, found that full </w:t>
      </w:r>
      <w:del w:id="83" w:author="Bermond Scoggins" w:date="2024-05-11T21:45:00Z">
        <w:r>
          <w:delText>replication</w:delText>
        </w:r>
      </w:del>
      <w:ins w:id="84" w:author="Bermond Scoggins" w:date="2024-05-11T21:45:00Z">
        <w:r>
          <w:t>computational reproducibility</w:t>
        </w:r>
      </w:ins>
      <w:r>
        <w:t xml:space="preserve"> materials (data and code) were available for only 58% of papers (</w:t>
      </w:r>
      <w:del w:id="85" w:author="Bermond Scoggins" w:date="2024-05-11T21:45:00Z">
        <w:r>
          <w:delText>Key 2016).</w:delText>
        </w:r>
        <w:r>
          <w:rPr>
            <w:rStyle w:val="FootnoteReference"/>
          </w:rPr>
          <w:footnoteReference w:id="8"/>
        </w:r>
        <w:r>
          <w:delText xml:space="preserve"> In their effort to reproduce studies using instrumental variable strategies in three political science journals, Lal et al. (2021) found that of the 115 papers slated for analysis only 65 (or 56%) had all the files necessary for computational reproducibililty</w:delText>
        </w:r>
      </w:del>
      <w:ins w:id="87" w:author="Bermond Scoggins" w:date="2024-05-11T21:45:00Z">
        <w:r>
          <w:t>9).</w:t>
        </w:r>
        <w:r>
          <w:rPr>
            <w:rStyle w:val="FootnoteReference"/>
          </w:rPr>
          <w:footnoteReference w:id="9"/>
        </w:r>
      </w:ins>
      <w:r>
        <w:t>.</w:t>
      </w:r>
    </w:p>
    <w:p w14:paraId="6AB99D41" w14:textId="6ACED479" w:rsidR="00626271" w:rsidRDefault="00000000">
      <w:pPr>
        <w:pStyle w:val="BodyText"/>
      </w:pPr>
      <w:del w:id="89" w:author="Bermond Scoggins" w:date="2024-05-11T21:45:00Z">
        <w:r>
          <w:delText>The trend holds in other</w:delText>
        </w:r>
      </w:del>
      <w:ins w:id="90" w:author="Bermond Scoggins" w:date="2024-05-11T21:45:00Z">
        <w:r>
          <w:t>Poor data availability affects many natural and social science</w:t>
        </w:r>
      </w:ins>
      <w:r>
        <w:t xml:space="preserve"> disciplines</w:t>
      </w:r>
      <w:del w:id="91" w:author="Bermond Scoggins" w:date="2024-05-11T21:45:00Z">
        <w:r>
          <w:delText>.</w:delText>
        </w:r>
      </w:del>
      <w:ins w:id="92" w:author="Bermond Scoggins" w:date="2024-05-11T21:45:00Z">
        <w:r>
          <w:t xml:space="preserve"> (13,14).</w:t>
        </w:r>
      </w:ins>
      <w:r>
        <w:t xml:space="preserve"> A random sample of 250 psychology papers published between 2014 and 2017 estimated that 14% of </w:t>
      </w:r>
      <w:r>
        <w:lastRenderedPageBreak/>
        <w:t>papers shared research materials, 2% provided original data, and 1% shared their code (</w:t>
      </w:r>
      <w:del w:id="93" w:author="Bermond Scoggins" w:date="2024-05-11T21:45:00Z">
        <w:r>
          <w:delText>Hardwicke, Thibault, et al. 2021). Preregistration was rare (3%). Similarly, even once data is shared analytic reprodubility is not guaranteed (Hardwicke, Bohn, et al. 2021). In ecological research, while 79% of articles used original data, only 27% posted code and data,  despite three quarters of ecology journals mandating or encouraging code sharing (Culina et al. 2020). In the Reproducibility Project: Cancer Biology, which investigated the replicability of pre-clinical cancer biology research, a major challenge faced by the team was accessing the data and code necessary to conduct a direct replication. Out of the 193 experiments targeted for replication, data from 68% of the experiments could not be obtained by the authors (Errington et al. 2021). This was a major factor that contributed to the team only replicating 50 of the 193 planned experiments.</w:delText>
        </w:r>
      </w:del>
      <w:ins w:id="94" w:author="Bermond Scoggins" w:date="2024-05-11T21:45:00Z">
        <w:r>
          <w:t xml:space="preserve">15). Preregistration was rare (3%). Similarly, even once data is shared, analytic </w:t>
        </w:r>
        <w:proofErr w:type="spellStart"/>
        <w:r>
          <w:t>reprodubility</w:t>
        </w:r>
        <w:proofErr w:type="spellEnd"/>
        <w:r>
          <w:t xml:space="preserve"> is not guaranteed (16).</w:t>
        </w:r>
      </w:ins>
    </w:p>
    <w:p w14:paraId="6DD2BC9F" w14:textId="4ACA98F1" w:rsidR="00626271" w:rsidRDefault="00000000">
      <w:pPr>
        <w:pStyle w:val="BodyText"/>
      </w:pPr>
      <w:r>
        <w:t xml:space="preserve">A tonic for many of these problems is straightforward: </w:t>
      </w:r>
      <w:del w:id="95" w:author="Bermond Scoggins" w:date="2024-05-11T21:45:00Z">
        <w:r>
          <w:delText>replication</w:delText>
        </w:r>
      </w:del>
      <w:ins w:id="96" w:author="Bermond Scoggins" w:date="2024-05-11T21:45:00Z">
        <w:r>
          <w:t>computational reproducibility</w:t>
        </w:r>
      </w:ins>
      <w:r>
        <w:t xml:space="preserve"> materials for all quantitative studies and preregistration for experiments. </w:t>
      </w:r>
      <w:del w:id="97" w:author="Bermond Scoggins" w:date="2024-05-11T21:45:00Z">
        <w:r>
          <w:delText>Replication</w:delText>
        </w:r>
      </w:del>
      <w:ins w:id="98" w:author="Bermond Scoggins" w:date="2024-05-11T21:45:00Z">
        <w:r>
          <w:t>Reproducibility</w:t>
        </w:r>
      </w:ins>
      <w:r>
        <w:t xml:space="preserve"> materials and preregistration militates against questionable research practices (QRPs) that lead to false positives by constraining researcher degrees of freedom and ensuring that key decisions made in the analysis process are transparent to peers.</w:t>
      </w:r>
    </w:p>
    <w:p w14:paraId="489B2330" w14:textId="77777777" w:rsidR="00626271" w:rsidRDefault="00000000">
      <w:pPr>
        <w:pStyle w:val="BodyText"/>
      </w:pPr>
      <w:r>
        <w:t>In the behavioural sciences, false positives can arise from decisions that are rationalised as legitimate by authors: failing to report all dependent variables in a study, collecting more data after seeing whether the results were statistically significant, failing to report all conditions, stopping data collection after achieving the desired result, rounding down p-values, selectively reporting studies that ‘worked’, selectively excluding observations, and claiming an unexpected finding was predicted (or hypothesising after results are known). However, these practices obfuscate the uncertainty around a particular set of claims and mislead readers into being overconfident about a study’s conclusions.</w:t>
      </w:r>
    </w:p>
    <w:p w14:paraId="02A1B2D8" w14:textId="0A927614" w:rsidR="00626271" w:rsidRDefault="00000000">
      <w:pPr>
        <w:pStyle w:val="BodyText"/>
      </w:pPr>
      <w:r>
        <w:t xml:space="preserve">The use of QRPs appears to be widespread in many of the social sciences. </w:t>
      </w:r>
      <w:del w:id="99" w:author="Bermond Scoggins" w:date="2024-05-11T21:45:00Z">
        <w:r>
          <w:delText>In</w:delText>
        </w:r>
      </w:del>
      <w:ins w:id="100" w:author="Bermond Scoggins" w:date="2024-05-11T21:45:00Z">
        <w:r>
          <w:t>Surveys of</w:t>
        </w:r>
      </w:ins>
      <w:r>
        <w:t xml:space="preserve"> psychology</w:t>
      </w:r>
      <w:del w:id="101" w:author="Bermond Scoggins" w:date="2024-05-11T21:45:00Z">
        <w:r>
          <w:delText xml:space="preserve">, a survey of </w:delText>
        </w:r>
      </w:del>
      <w:ins w:id="102" w:author="Bermond Scoggins" w:date="2024-05-11T21:45:00Z">
        <w:r>
          <w:t xml:space="preserve"> and criminology </w:t>
        </w:r>
      </w:ins>
      <w:r>
        <w:t xml:space="preserve">researchers </w:t>
      </w:r>
      <w:del w:id="103" w:author="Bermond Scoggins" w:date="2024-05-11T21:45:00Z">
        <w:r>
          <w:delText>by John, Loewenstein, and Prelec (2012) showed that 78% admitted to</w:delText>
        </w:r>
      </w:del>
      <w:ins w:id="104" w:author="Bermond Scoggins" w:date="2024-05-11T21:45:00Z">
        <w:r>
          <w:t>report they routinely do</w:t>
        </w:r>
      </w:ins>
      <w:r>
        <w:t xml:space="preserve"> not </w:t>
      </w:r>
      <w:del w:id="105" w:author="Bermond Scoggins" w:date="2024-05-11T21:45:00Z">
        <w:r>
          <w:delText>reporting</w:delText>
        </w:r>
      </w:del>
      <w:ins w:id="106" w:author="Bermond Scoggins" w:date="2024-05-11T21:45:00Z">
        <w:r>
          <w:t>report</w:t>
        </w:r>
      </w:ins>
      <w:r>
        <w:t xml:space="preserve"> all dependent variables, </w:t>
      </w:r>
      <w:del w:id="107" w:author="Bermond Scoggins" w:date="2024-05-11T21:45:00Z">
        <w:r>
          <w:delText>72% admitted to collecting</w:delText>
        </w:r>
      </w:del>
      <w:ins w:id="108" w:author="Bermond Scoggins" w:date="2024-05-11T21:45:00Z">
        <w:r>
          <w:t>collect</w:t>
        </w:r>
      </w:ins>
      <w:r>
        <w:t xml:space="preserve"> more data after </w:t>
      </w:r>
      <w:proofErr w:type="spellStart"/>
      <w:r>
        <w:t>peeking</w:t>
      </w:r>
      <w:proofErr w:type="spellEnd"/>
      <w:r>
        <w:t xml:space="preserve"> at </w:t>
      </w:r>
      <w:del w:id="109" w:author="Bermond Scoggins" w:date="2024-05-11T21:45:00Z">
        <w:r>
          <w:delText xml:space="preserve">the </w:delText>
        </w:r>
      </w:del>
      <w:r>
        <w:t xml:space="preserve">results, and </w:t>
      </w:r>
      <w:del w:id="110" w:author="Bermond Scoggins" w:date="2024-05-11T21:45:00Z">
        <w:r>
          <w:delText xml:space="preserve">67% admitted to </w:delText>
        </w:r>
      </w:del>
      <w:r>
        <w:t xml:space="preserve">selectively </w:t>
      </w:r>
      <w:del w:id="111" w:author="Bermond Scoggins" w:date="2024-05-11T21:45:00Z">
        <w:r>
          <w:delText>reporting</w:delText>
        </w:r>
      </w:del>
      <w:ins w:id="112" w:author="Bermond Scoggins" w:date="2024-05-11T21:45:00Z">
        <w:r>
          <w:t>report statistically</w:t>
        </w:r>
      </w:ins>
      <w:r>
        <w:t xml:space="preserve"> significant studies</w:t>
      </w:r>
      <w:del w:id="113" w:author="Bermond Scoggins" w:date="2024-05-11T21:45:00Z">
        <w:r>
          <w:delText>. The story is similar for criminology – 53% of researchers admitted to underreporting results, 43% admitted to omitting non-significant studies or variables, and 39% admitted to switching analysis selectively to reach statistical significance (Chin et al. 2021</w:delText>
        </w:r>
      </w:del>
      <w:ins w:id="114" w:author="Bermond Scoggins" w:date="2024-05-11T21:45:00Z">
        <w:r>
          <w:t xml:space="preserve"> (17,18</w:t>
        </w:r>
      </w:ins>
      <w:r>
        <w:t>). Other methods of detecting publication bias, such as analysing sets of studies or literatures using a p-curve or z-curve, reveal extensive clustering of p-values (z-scores) just past p &lt; 0.05 (</w:t>
      </w:r>
      <w:del w:id="115" w:author="Bermond Scoggins" w:date="2024-05-11T21:45:00Z">
        <w:r>
          <w:delText>Simonsohn, Nelson, and Simmons 2014; Bartoš and Schimmack 2020).</w:delText>
        </w:r>
      </w:del>
      <w:ins w:id="116" w:author="Bermond Scoggins" w:date="2024-05-11T21:45:00Z">
        <w:r>
          <w:t>19,20).</w:t>
        </w:r>
      </w:ins>
      <w:r>
        <w:t xml:space="preserve"> Examples of these problems in the behavioural and social sciences range from the power posing literature (</w:t>
      </w:r>
      <w:del w:id="117" w:author="Bermond Scoggins" w:date="2024-05-11T21:45:00Z">
        <w:r>
          <w:delText>J. P. Simmons and Simonsohn 2017</w:delText>
        </w:r>
      </w:del>
      <w:ins w:id="118" w:author="Bermond Scoggins" w:date="2024-05-11T21:45:00Z">
        <w:r>
          <w:t>21</w:t>
        </w:r>
      </w:ins>
      <w:r>
        <w:t>) to economic research using instrumental variables and difference-in-differences (</w:t>
      </w:r>
      <w:del w:id="119" w:author="Bermond Scoggins" w:date="2024-05-11T21:45:00Z">
        <w:r>
          <w:delText>Brodeur, Cook, and Heyes 2020</w:delText>
        </w:r>
      </w:del>
      <w:ins w:id="120" w:author="Bermond Scoggins" w:date="2024-05-11T21:45:00Z">
        <w:r>
          <w:t>22</w:t>
        </w:r>
      </w:ins>
      <w:r>
        <w:t>).</w:t>
      </w:r>
    </w:p>
    <w:p w14:paraId="1056CA1C" w14:textId="2FC881E8" w:rsidR="00626271" w:rsidRDefault="00000000">
      <w:pPr>
        <w:pStyle w:val="BodyText"/>
      </w:pPr>
      <w:r>
        <w:t>In recognition of these problems, professional organisations in political science and international relations, including the American Political Science Association (APSA), have led efforts to increase the availability of data and code that accompany published papers. The DA-RT statement developed by the APSA council in 2014 involved a commitment by journal editor signatories to increase the availability of data “at the time of publication through a trusted digital repository”, as well as require authors to “delineate clearly the analytic procedures upon which their published claims rely, and where possible to provide access to all relevant analytic materials” (</w:t>
      </w:r>
      <w:del w:id="121" w:author="Bermond Scoggins" w:date="2024-05-11T21:45:00Z">
        <w:r>
          <w:delText>Statement 2015</w:delText>
        </w:r>
      </w:del>
      <w:ins w:id="122" w:author="Bermond Scoggins" w:date="2024-05-11T21:45:00Z">
        <w:r>
          <w:t>23</w:t>
        </w:r>
      </w:ins>
      <w:r>
        <w:t>).</w:t>
      </w:r>
    </w:p>
    <w:p w14:paraId="6C944C25" w14:textId="3A2C744D" w:rsidR="00626271" w:rsidRDefault="00000000">
      <w:pPr>
        <w:pStyle w:val="BodyText"/>
      </w:pPr>
      <w:r>
        <w:t>While there was an intramural debate about how DA-RT standards would affect qualitative work, given the heterogeneity of interview data and other forms of qualitative analysis, we bypass these arguments in this paper by focusing exclusively on papers relying on statistical inference.</w:t>
      </w:r>
      <w:r>
        <w:rPr>
          <w:rStyle w:val="FootnoteReference"/>
        </w:rPr>
        <w:footnoteReference w:id="10"/>
      </w:r>
      <w:r>
        <w:t xml:space="preserve"> It is relatively straightforward for researchers using statistical inference to release the very data and code that were necessary to produce the results in </w:t>
      </w:r>
      <w:r>
        <w:lastRenderedPageBreak/>
        <w:t>their papers. As Key (</w:t>
      </w:r>
      <w:del w:id="127" w:author="Bermond Scoggins" w:date="2024-05-11T21:45:00Z">
        <w:r>
          <w:delText>2016</w:delText>
        </w:r>
      </w:del>
      <w:ins w:id="128" w:author="Bermond Scoggins" w:date="2024-05-11T21:45:00Z">
        <w:r>
          <w:t>9</w:t>
        </w:r>
      </w:ins>
      <w:r>
        <w:t xml:space="preserve">) notes, the internet has reduced the cost for journals to set up Dataverse repositories and made it easier for researchers to share their data and code. Rising usage of free statistical programming software, such as </w:t>
      </w:r>
      <w:r>
        <w:rPr>
          <w:rStyle w:val="VerbatimChar"/>
        </w:rPr>
        <w:t>R</w:t>
      </w:r>
      <w:r>
        <w:t xml:space="preserve"> and its desktop application RStudio, also reduces barriers to computational reproducibility.</w:t>
      </w:r>
    </w:p>
    <w:p w14:paraId="103A0C39" w14:textId="77777777" w:rsidR="00626271" w:rsidRDefault="00000000">
      <w:pPr>
        <w:pStyle w:val="BodyText"/>
      </w:pPr>
      <w:r>
        <w:t>The 27 journal editors who adopted the statement agreed to implement reforms by January 2016. Of the 16 DA-RT signatory journals in our dataset, two made no change in practice and a further four have data and code that is difficult to accurately estimate.</w:t>
      </w:r>
      <w:r>
        <w:rPr>
          <w:rStyle w:val="FootnoteReference"/>
        </w:rPr>
        <w:footnoteReference w:id="11"/>
      </w:r>
    </w:p>
    <w:p w14:paraId="1DF3A606" w14:textId="77777777" w:rsidR="00626271" w:rsidRDefault="00000000">
      <w:pPr>
        <w:pStyle w:val="Heading2"/>
      </w:pPr>
      <w:bookmarkStart w:id="129" w:name="the-need-for-open-data"/>
      <w:bookmarkEnd w:id="78"/>
      <w:r>
        <w:rPr>
          <w:rStyle w:val="SectionNumber"/>
        </w:rPr>
        <w:t>1.2</w:t>
      </w:r>
      <w:r>
        <w:tab/>
        <w:t>The need for open data</w:t>
      </w:r>
    </w:p>
    <w:p w14:paraId="2734FA50" w14:textId="77777777" w:rsidR="00626271" w:rsidRDefault="00000000">
      <w:pPr>
        <w:pStyle w:val="Heading3"/>
      </w:pPr>
      <w:bookmarkStart w:id="130" w:name="X5ed7810da9d9b0cffc34a98cad675bfd7b84a1d"/>
      <w:r>
        <w:rPr>
          <w:rStyle w:val="SectionNumber"/>
        </w:rPr>
        <w:t>1.2.1</w:t>
      </w:r>
      <w:r>
        <w:tab/>
        <w:t>Uncovering data errors and misinterpretation</w:t>
      </w:r>
    </w:p>
    <w:p w14:paraId="3673A980" w14:textId="567691B3" w:rsidR="00626271" w:rsidRDefault="00000000">
      <w:pPr>
        <w:pStyle w:val="FirstParagraph"/>
      </w:pPr>
      <w:r>
        <w:t>Errors in data or the misreporting of p-values or test statistics invariably occur in research and can go undetected by an article’s authors or peer reviewers. These problems, if addressed, may substantively alter an article’s conclusions or produce null rather than positive results. Reporting errors in regression coefficients or test statistics occur frequently</w:t>
      </w:r>
      <w:del w:id="131" w:author="Bermond Scoggins" w:date="2024-05-11T21:45:00Z">
        <w:r>
          <w:delText>.</w:delText>
        </w:r>
      </w:del>
      <w:ins w:id="132" w:author="Bermond Scoggins" w:date="2024-05-11T21:45:00Z">
        <w:r>
          <w:t xml:space="preserve"> (26).</w:t>
        </w:r>
      </w:ins>
    </w:p>
    <w:p w14:paraId="1DC0772A" w14:textId="77777777" w:rsidR="00B0438F" w:rsidRDefault="00000000">
      <w:pPr>
        <w:pStyle w:val="BodyText"/>
        <w:rPr>
          <w:del w:id="133" w:author="Bermond Scoggins" w:date="2024-05-11T21:45:00Z"/>
        </w:rPr>
      </w:pPr>
      <w:del w:id="134" w:author="Bermond Scoggins" w:date="2024-05-11T21:45:00Z">
        <w:r>
          <w:delText xml:space="preserve">Using the </w:delText>
        </w:r>
        <w:r>
          <w:rPr>
            <w:rStyle w:val="VerbatimChar"/>
          </w:rPr>
          <w:delText>R</w:delText>
        </w:r>
        <w:r>
          <w:delText xml:space="preserve"> package statcheck, which extracts statistical results from published articles, Nuijten et al. (2016) found that over half of the articles published in eight major psychology journals between 1985 and 2013 reported at least one p-value that that was inconsistent with its test statistic and degrees of freedom. One in eight papers reported a “grossly inconsistent” p-value that threatened the article’s statistical conclusions. Such p-values were also more likely to be statistically significant than not. It is important to note that implausible statistical results do not necessarily imply data falsification.</w:delText>
        </w:r>
      </w:del>
    </w:p>
    <w:p w14:paraId="0E3A768F" w14:textId="0461BD6F" w:rsidR="00626271" w:rsidRDefault="00000000">
      <w:pPr>
        <w:pStyle w:val="BodyText"/>
      </w:pPr>
      <w:r>
        <w:t xml:space="preserve">Access to the original data can help determine whether errors are </w:t>
      </w:r>
      <w:proofErr w:type="gramStart"/>
      <w:r>
        <w:t>trivial, and</w:t>
      </w:r>
      <w:proofErr w:type="gramEnd"/>
      <w:r>
        <w:t xml:space="preserve"> contribute to retraction efforts if they are not </w:t>
      </w:r>
      <w:del w:id="135" w:author="Bermond Scoggins" w:date="2024-05-11T21:45:00Z">
        <w:r>
          <w:delText>(“Retraction Notice” 2020).</w:delText>
        </w:r>
      </w:del>
      <w:ins w:id="136" w:author="Bermond Scoggins" w:date="2024-05-11T21:45:00Z">
        <w:r>
          <w:t>(27).</w:t>
        </w:r>
      </w:ins>
      <w:r>
        <w:t xml:space="preserve"> In some cases, access to the data allows for detailed concerns with a paper’s analysis to be illustrated without the journal believing a retraction is warranted </w:t>
      </w:r>
      <w:del w:id="137" w:author="Bermond Scoggins" w:date="2024-05-11T21:45:00Z">
        <w:r>
          <w:delText>– as occurred for instance with Joseph Hilgard’s (2020, 2021) interactions with .</w:delText>
        </w:r>
      </w:del>
      <w:ins w:id="138" w:author="Bermond Scoggins" w:date="2024-05-11T21:45:00Z">
        <w:r>
          <w:t>(see 28,29).</w:t>
        </w:r>
      </w:ins>
    </w:p>
    <w:p w14:paraId="73E3045E" w14:textId="77777777" w:rsidR="00626271" w:rsidRDefault="00000000">
      <w:pPr>
        <w:pStyle w:val="Heading3"/>
      </w:pPr>
      <w:bookmarkStart w:id="139" w:name="Xad2ceb1a81178884e63294f78d74acd7bdfc20f"/>
      <w:bookmarkEnd w:id="130"/>
      <w:r>
        <w:rPr>
          <w:rStyle w:val="SectionNumber"/>
        </w:rPr>
        <w:t>1.2.2</w:t>
      </w:r>
      <w:r>
        <w:tab/>
        <w:t>Identifying model misspecification</w:t>
      </w:r>
      <w:ins w:id="140" w:author="Bermond Scoggins" w:date="2024-05-11T21:45:00Z">
        <w:r>
          <w:t xml:space="preserve"> and facilitating </w:t>
        </w:r>
        <w:proofErr w:type="gramStart"/>
        <w:r>
          <w:t>extension</w:t>
        </w:r>
      </w:ins>
      <w:proofErr w:type="gramEnd"/>
    </w:p>
    <w:p w14:paraId="672B81BB" w14:textId="68EEF037" w:rsidR="00626271" w:rsidRDefault="00000000">
      <w:pPr>
        <w:pStyle w:val="FirstParagraph"/>
      </w:pPr>
      <w:r>
        <w:t>Researchers have tremendous flexibility in deciding how to collect data and which statistical models should be specified to analyse them. Andrew Gelman has termed this process the ‘garden of the forking paths’ (</w:t>
      </w:r>
      <w:del w:id="141" w:author="Bermond Scoggins" w:date="2024-05-11T21:45:00Z">
        <w:r>
          <w:delText>2014</w:delText>
        </w:r>
      </w:del>
      <w:ins w:id="142" w:author="Bermond Scoggins" w:date="2024-05-11T21:45:00Z">
        <w:r>
          <w:t>30</w:t>
        </w:r>
      </w:ins>
      <w:r>
        <w:t>): some set of decisions might yield a positive result, while another set of equally justifiable decisions might lead to a null result. The replication crisis has shown that it is a mistake to view a single study or set of statistical analyses as a definitive answer to a given theory or claim — the scientific process should instead be iterative, exploratory, and cumulative (</w:t>
      </w:r>
      <w:del w:id="143" w:author="Bermond Scoggins" w:date="2024-05-11T21:45:00Z">
        <w:r>
          <w:delText>Tong 2019). Further, modelling involves assumptions about the underlying data generating process that researchers are not always able to meet; often they cannot even know whether they have met those assumptions (Neumayer and Plümper 2017). An example of such difficult assumptions are how the concept of interest should be measured and how errors in its measurement should be minimized (Amrhein, Trafimow, and Greenland 2019</w:delText>
        </w:r>
      </w:del>
      <w:ins w:id="144" w:author="Bermond Scoggins" w:date="2024-05-11T21:45:00Z">
        <w:r>
          <w:t>31</w:t>
        </w:r>
      </w:ins>
      <w:r>
        <w:t>).</w:t>
      </w:r>
    </w:p>
    <w:p w14:paraId="01593C30" w14:textId="77777777" w:rsidR="00B0438F" w:rsidRDefault="00000000">
      <w:pPr>
        <w:pStyle w:val="BodyText"/>
        <w:rPr>
          <w:del w:id="145" w:author="Bermond Scoggins" w:date="2024-05-11T21:45:00Z"/>
        </w:rPr>
      </w:pPr>
      <w:r>
        <w:t>Open data can address the problem of model misspecification</w:t>
      </w:r>
      <w:del w:id="146" w:author="Bermond Scoggins" w:date="2024-05-11T21:45:00Z">
        <w:r>
          <w:delText>.</w:delText>
        </w:r>
      </w:del>
      <w:ins w:id="147" w:author="Bermond Scoggins" w:date="2024-05-11T21:45:00Z">
        <w:r>
          <w:t xml:space="preserve"> and uncertainty around modelling the data generating process (32).</w:t>
        </w:r>
      </w:ins>
      <w:r>
        <w:t xml:space="preserve"> Since researchers cannot anticipate changes to methodological best practices, </w:t>
      </w:r>
      <w:del w:id="148" w:author="Bermond Scoggins" w:date="2024-05-11T21:45:00Z">
        <w:r>
          <w:delText>replication</w:delText>
        </w:r>
      </w:del>
      <w:ins w:id="149" w:author="Bermond Scoggins" w:date="2024-05-11T21:45:00Z">
        <w:r>
          <w:t>computational reproducibility</w:t>
        </w:r>
      </w:ins>
      <w:r>
        <w:t xml:space="preserve"> materials allow scholars to make adjustments if best practices change.</w:t>
      </w:r>
      <w:del w:id="150" w:author="Bermond Scoggins" w:date="2024-05-11T21:45:00Z">
        <w:r>
          <w:delText xml:space="preserve"> Lenz and Sahn (2021) find, for instance, that over 30% </w:delText>
        </w:r>
      </w:del>
      <w:ins w:id="151" w:author="Bermond Scoggins" w:date="2024-05-11T21:45:00Z">
        <w:r>
          <w:rPr>
            <w:rStyle w:val="FootnoteReference"/>
          </w:rPr>
          <w:footnoteReference w:id="12"/>
        </w:r>
        <w:r>
          <w:t xml:space="preserve"> Even if misspecification is not a problem, extending and building off </w:t>
        </w:r>
      </w:ins>
      <w:r>
        <w:t xml:space="preserve">of </w:t>
      </w:r>
      <w:del w:id="153" w:author="Bermond Scoggins" w:date="2024-05-11T21:45:00Z">
        <w:r>
          <w:delText>observational studies published in the  rely on suppression effects</w:delText>
        </w:r>
      </w:del>
      <w:ins w:id="154" w:author="Bermond Scoggins" w:date="2024-05-11T21:45:00Z">
        <w:r>
          <w:t>the original analyses –</w:t>
        </w:r>
      </w:ins>
      <w:r>
        <w:t xml:space="preserve"> to </w:t>
      </w:r>
      <w:del w:id="155" w:author="Bermond Scoggins" w:date="2024-05-11T21:45:00Z">
        <w:r>
          <w:delText>achieve statistical significance. This means that a single control variable</w:delText>
        </w:r>
      </w:del>
      <w:ins w:id="156" w:author="Bermond Scoggins" w:date="2024-05-11T21:45:00Z">
        <w:r>
          <w:t xml:space="preserve">run more theoretically motivated </w:t>
        </w:r>
        <w:r>
          <w:lastRenderedPageBreak/>
          <w:t>models, sensitivity analyses</w:t>
        </w:r>
      </w:ins>
      <w:r>
        <w:t xml:space="preserve">, or </w:t>
      </w:r>
      <w:del w:id="157" w:author="Bermond Scoggins" w:date="2024-05-11T21:45:00Z">
        <w:r>
          <w:delText>combination of them, included in a regression may increase the predictive validity of the main independent variable and result in it being statistically significant when it otherwise would not have been in a bivariate specification. Lenz and Sahn argue that while there may be good theoretical reasons for suppression effects, none of articles they examined justified or disclosed their presence. Open data, in this instance, allowed Lenz and Sahn to uncover the prevalence of suppression effects and thus contribute to improving quantitative methodology.</w:delText>
        </w:r>
      </w:del>
    </w:p>
    <w:p w14:paraId="0B1CDF3E" w14:textId="1922383F" w:rsidR="00626271" w:rsidRDefault="00000000">
      <w:pPr>
        <w:pStyle w:val="BodyText"/>
      </w:pPr>
      <w:del w:id="158" w:author="Bermond Scoggins" w:date="2024-05-11T21:45:00Z">
        <w:r>
          <w:delText xml:space="preserve">The model specification of many studies using instrumental variables have also been questioned. Lal et al. (2021) examine this by reproducing and analyzing 65 papers in three leading political </w:delText>
        </w:r>
      </w:del>
      <w:ins w:id="159" w:author="Bermond Scoggins" w:date="2024-05-11T21:45:00Z">
        <w:r>
          <w:t xml:space="preserve">assess treatment heterogeneity – are net positives for </w:t>
        </w:r>
      </w:ins>
      <w:r>
        <w:t xml:space="preserve">science </w:t>
      </w:r>
      <w:del w:id="160" w:author="Bermond Scoggins" w:date="2024-05-11T21:45:00Z">
        <w:r>
          <w:delText>journals.</w:delText>
        </w:r>
        <w:r>
          <w:rPr>
            <w:rStyle w:val="FootnoteReference"/>
          </w:rPr>
          <w:footnoteReference w:id="13"/>
        </w:r>
        <w:r>
          <w:delText xml:space="preserve"> The authors show that the papers often overestimate the strength of the instrumental variables and make other misspecifications that result in biased estimates.</w:delText>
        </w:r>
      </w:del>
      <w:ins w:id="162" w:author="Bermond Scoggins" w:date="2024-05-11T21:45:00Z">
        <w:r>
          <w:t>(34).</w:t>
        </w:r>
      </w:ins>
    </w:p>
    <w:p w14:paraId="0229D3AB" w14:textId="77777777" w:rsidR="00B0438F" w:rsidRDefault="00000000">
      <w:pPr>
        <w:pStyle w:val="Heading3"/>
        <w:rPr>
          <w:del w:id="163" w:author="Bermond Scoggins" w:date="2024-05-11T21:45:00Z"/>
        </w:rPr>
      </w:pPr>
      <w:bookmarkStart w:id="164" w:name="exposing-data-falsification"/>
      <w:bookmarkEnd w:id="139"/>
      <w:r>
        <w:rPr>
          <w:rStyle w:val="SectionNumber"/>
        </w:rPr>
        <w:t>1.2.3</w:t>
      </w:r>
      <w:del w:id="165" w:author="Bermond Scoggins" w:date="2024-05-11T21:45:00Z">
        <w:r>
          <w:tab/>
          <w:delText>Extension and learning</w:delText>
        </w:r>
      </w:del>
    </w:p>
    <w:p w14:paraId="19AA0025" w14:textId="77777777" w:rsidR="00B0438F" w:rsidRDefault="00000000">
      <w:pPr>
        <w:pStyle w:val="FirstParagraph"/>
        <w:rPr>
          <w:del w:id="166" w:author="Bermond Scoggins" w:date="2024-05-11T21:45:00Z"/>
        </w:rPr>
      </w:pPr>
      <w:del w:id="167" w:author="Bermond Scoggins" w:date="2024-05-11T21:45:00Z">
        <w:r>
          <w:delText>Open data can contribute to extending scientific knowledge by allowing researchers to more easily build off existing datasets. For example, researchers can use open data to better perform a direct replication of an experiment or undertake a systematic review or metanalysis. The process of reproducing published statistical results can also aid student education and training (Janz 2016).</w:delText>
        </w:r>
      </w:del>
    </w:p>
    <w:p w14:paraId="6DAD0E1C" w14:textId="29D447B0" w:rsidR="00626271" w:rsidRDefault="00000000">
      <w:pPr>
        <w:pStyle w:val="Heading3"/>
      </w:pPr>
      <w:del w:id="168" w:author="Bermond Scoggins" w:date="2024-05-11T21:45:00Z">
        <w:r>
          <w:rPr>
            <w:rStyle w:val="SectionNumber"/>
          </w:rPr>
          <w:delText>1.2.4</w:delText>
        </w:r>
      </w:del>
      <w:r>
        <w:tab/>
        <w:t>Exposing data falsification</w:t>
      </w:r>
    </w:p>
    <w:p w14:paraId="2303380B" w14:textId="02D2D5FB" w:rsidR="00626271" w:rsidRDefault="00000000">
      <w:pPr>
        <w:pStyle w:val="FirstParagraph"/>
      </w:pPr>
      <w:r>
        <w:t>In the most egregious cases, open data allows researchers to investigate and expose data falsification. High-profile exposures of data falsification include the LaCour and Green (</w:t>
      </w:r>
      <w:del w:id="169" w:author="Bermond Scoggins" w:date="2024-05-11T21:45:00Z">
        <w:r>
          <w:delText>2014</w:delText>
        </w:r>
      </w:del>
      <w:ins w:id="170" w:author="Bermond Scoggins" w:date="2024-05-11T21:45:00Z">
        <w:r>
          <w:t>35</w:t>
        </w:r>
      </w:ins>
      <w:r>
        <w:t>) case in political science, and the Shu et al. (</w:t>
      </w:r>
      <w:del w:id="171" w:author="Bermond Scoggins" w:date="2024-05-11T21:45:00Z">
        <w:r>
          <w:delText>2012</w:delText>
        </w:r>
      </w:del>
      <w:ins w:id="172" w:author="Bermond Scoggins" w:date="2024-05-11T21:45:00Z">
        <w:r>
          <w:t>36</w:t>
        </w:r>
      </w:ins>
      <w:r>
        <w:t>) case in psychology</w:t>
      </w:r>
      <w:del w:id="173" w:author="Bermond Scoggins" w:date="2024-05-11T21:45:00Z">
        <w:r>
          <w:delText>.</w:delText>
        </w:r>
      </w:del>
      <w:ins w:id="174" w:author="Bermond Scoggins" w:date="2024-05-11T21:45:00Z">
        <w:r>
          <w:t xml:space="preserve"> (see 37,38).</w:t>
        </w:r>
      </w:ins>
      <w:r>
        <w:t xml:space="preserve"> Both rested on investigator access to the original data. While presumably data falsification is exceedingly rare, there is no way to know its extent given the general absence of </w:t>
      </w:r>
      <w:del w:id="175" w:author="Bermond Scoggins" w:date="2024-05-11T21:45:00Z">
        <w:r>
          <w:delText>replication</w:delText>
        </w:r>
      </w:del>
      <w:ins w:id="176" w:author="Bermond Scoggins" w:date="2024-05-11T21:45:00Z">
        <w:r>
          <w:t>computational reproducibility</w:t>
        </w:r>
      </w:ins>
      <w:r>
        <w:t xml:space="preserve"> materials in the first place.</w:t>
      </w:r>
    </w:p>
    <w:p w14:paraId="6D67A2E5" w14:textId="77777777" w:rsidR="00B0438F" w:rsidRDefault="00000000">
      <w:pPr>
        <w:pStyle w:val="BodyText"/>
        <w:rPr>
          <w:del w:id="177" w:author="Bermond Scoggins" w:date="2024-05-11T21:45:00Z"/>
        </w:rPr>
      </w:pPr>
      <w:del w:id="178" w:author="Bermond Scoggins" w:date="2024-05-11T21:45:00Z">
        <w:r>
          <w:delText>In the case of Shu et al. (2012), the exposure of falsified data in a field experiment only arose after the original authors conducted a series of failed direct and conceptual replications and posted the anomalies alongside their replication materials (in Kristal et al. 2020). This then allowed a team of anonymous researchers to scrutinize the data and publicize their findings via Nelson, Simonsohn, and Simmons (2021). In this instance a highly influential study took nine years to be exposed as fraudulent, an ordeal that might have been avoided entirely, or taken place much sooner, if the data was available for scrutiny at the time of publication.</w:delText>
        </w:r>
        <w:r>
          <w:rPr>
            <w:rStyle w:val="FootnoteReference"/>
          </w:rPr>
          <w:footnoteReference w:id="14"/>
        </w:r>
      </w:del>
    </w:p>
    <w:p w14:paraId="4D89B8D0" w14:textId="77777777" w:rsidR="00626271" w:rsidRDefault="00000000">
      <w:pPr>
        <w:pStyle w:val="Heading2"/>
      </w:pPr>
      <w:bookmarkStart w:id="180" w:name="the-need-for-preregistration"/>
      <w:bookmarkEnd w:id="129"/>
      <w:bookmarkEnd w:id="164"/>
      <w:r>
        <w:rPr>
          <w:rStyle w:val="SectionNumber"/>
        </w:rPr>
        <w:t>1.3</w:t>
      </w:r>
      <w:r>
        <w:tab/>
        <w:t>The need for preregistration</w:t>
      </w:r>
    </w:p>
    <w:p w14:paraId="3783F3F5" w14:textId="77777777" w:rsidR="00626271" w:rsidRDefault="00000000">
      <w:pPr>
        <w:pStyle w:val="Heading3"/>
      </w:pPr>
      <w:bookmarkStart w:id="181" w:name="X0d8836687622f34fa7e289a94f87d80cf9ccbd5"/>
      <w:r>
        <w:rPr>
          <w:rStyle w:val="SectionNumber"/>
        </w:rPr>
        <w:t>1.3.1</w:t>
      </w:r>
      <w:r>
        <w:tab/>
        <w:t>Distinguishing confirmatory from exploratory analysis</w:t>
      </w:r>
    </w:p>
    <w:p w14:paraId="5C32C329" w14:textId="48506A1B" w:rsidR="00626271" w:rsidRDefault="00000000">
      <w:pPr>
        <w:pStyle w:val="FirstParagraph"/>
      </w:pPr>
      <w:r>
        <w:t>Preregistration means that researchers specify their hypotheses, measurements, and analytic plans prior to running an experiment. This commits researchers to making theoretical predictions before they can view the data and be influenced by observing the outcomes (</w:t>
      </w:r>
      <w:del w:id="182" w:author="Bermond Scoggins" w:date="2024-05-11T21:45:00Z">
        <w:r>
          <w:delText>J. P. Simmons, Nelson, and Simonsohn 2011; J. Simmons, Nelson, and Simonsohn 2021).</w:delText>
        </w:r>
      </w:del>
      <w:ins w:id="183" w:author="Bermond Scoggins" w:date="2024-05-11T21:45:00Z">
        <w:r>
          <w:t>2,39).</w:t>
        </w:r>
      </w:ins>
      <w:r>
        <w:t xml:space="preserve"> By temporally separating predictions from the data that tests their accuracy, there is much less flexibility for both post hoc theorising and alterations of statistical tests to fit the prediction.</w:t>
      </w:r>
    </w:p>
    <w:p w14:paraId="2275EED6" w14:textId="30C2996A" w:rsidR="00626271" w:rsidRDefault="00000000">
      <w:pPr>
        <w:pStyle w:val="BodyText"/>
      </w:pPr>
      <w:r>
        <w:t>Post hoc theorising, also known as hypothesising after the results are known (HARKing), is an example of circular logic — the researcher conducts many tests when exploring a dataset, the data reveals a relationship that can be made into a hypothesis, and that hypothesis is ‘tested’ on the data that generated it (</w:t>
      </w:r>
      <w:del w:id="184" w:author="Bermond Scoggins" w:date="2024-05-11T21:45:00Z">
        <w:r>
          <w:delText>Nosek et al. 2018</w:delText>
        </w:r>
      </w:del>
      <w:ins w:id="185" w:author="Bermond Scoggins" w:date="2024-05-11T21:45:00Z">
        <w:r>
          <w:t>40</w:t>
        </w:r>
      </w:ins>
      <w:r>
        <w:t xml:space="preserve">). But the diagnosticity of a p-value is in part predicated on knowing how many tests were performed: when an exploratory finding is reported as a prediction, the normal methods employed to evaluate the validity of a hypothesis — such as whether the p-value is less than 0.05 (i.e. null hypothesis significance testing) — no longer hold. P-values in that case have unknown </w:t>
      </w:r>
      <w:proofErr w:type="spellStart"/>
      <w:r>
        <w:t>diagnositicity</w:t>
      </w:r>
      <w:proofErr w:type="spellEnd"/>
      <w:r>
        <w:t xml:space="preserve"> (</w:t>
      </w:r>
      <w:del w:id="186" w:author="Bermond Scoggins" w:date="2024-05-11T21:45:00Z">
        <w:r>
          <w:delText>Nosek et al. 2018</w:delText>
        </w:r>
      </w:del>
      <w:ins w:id="187" w:author="Bermond Scoggins" w:date="2024-05-11T21:45:00Z">
        <w:r>
          <w:t>40</w:t>
        </w:r>
      </w:ins>
      <w:r>
        <w:t>). Thus, post hoc theorising and selective reporting greatly contribute to false positives.</w:t>
      </w:r>
    </w:p>
    <w:p w14:paraId="215853A6" w14:textId="77777777" w:rsidR="00626271" w:rsidRDefault="00000000">
      <w:pPr>
        <w:pStyle w:val="Heading3"/>
      </w:pPr>
      <w:bookmarkStart w:id="188" w:name="X7c9fc95f6851fbad409b8c41b2d05b2e70ab44d"/>
      <w:bookmarkEnd w:id="181"/>
      <w:r>
        <w:rPr>
          <w:rStyle w:val="SectionNumber"/>
        </w:rPr>
        <w:t>1.3.2</w:t>
      </w:r>
      <w:r>
        <w:tab/>
        <w:t>Reducing the selective reporting of results</w:t>
      </w:r>
    </w:p>
    <w:p w14:paraId="548DBADB" w14:textId="77777777" w:rsidR="00626271" w:rsidRDefault="00000000">
      <w:pPr>
        <w:pStyle w:val="FirstParagraph"/>
      </w:pPr>
      <w:r>
        <w:t>The selective reporting of statistical tests and results can occur for a variety of reasons. There are numerous legitimate ways of analyzing data, and this makes selective reporting seem justifiable. Danger arises when researchers convince themselves that the measures and tests lending evidence to their claims are the ‘right’ ones, while unjustifiably failing to report measures and tests that did not support the favored hypothesis.</w:t>
      </w:r>
    </w:p>
    <w:p w14:paraId="34843C25" w14:textId="77777777" w:rsidR="00B0438F" w:rsidRDefault="00000000">
      <w:pPr>
        <w:pStyle w:val="BodyText"/>
        <w:rPr>
          <w:del w:id="189" w:author="Bermond Scoggins" w:date="2024-05-11T21:45:00Z"/>
        </w:rPr>
      </w:pPr>
      <w:del w:id="190" w:author="Bermond Scoggins" w:date="2024-05-11T21:45:00Z">
        <w:r>
          <w:delText>A rare testimonial illustrating these problems is found in Carney (2015), whose studies on power posing led to multiple failed replications and the detection of selective reporting (Carney, Cuddy, and Yap 2010; Carney 2015; J. P. Simmons and Simonsohn 2017). Aside from the fact that the studies were statistically underpowered, Carney writes that her team excluded observations deemed outliers and “ran subjects in chunks and checked the effect along the way” (Carney 2015, 1–2). To her team, this “did not seem like p-hacking” and just “a way of saving money” (Carney 2015, 1). She outlines how her team reported a statistical test that yielded the desired p-value of 0.05 despite being less appropriate than another test where the p-value was 0.052. Her team also peeked at different measures of the dependent variable and reported only the ones that ‘worked’ (Carney 2015, 2).</w:delText>
        </w:r>
      </w:del>
    </w:p>
    <w:p w14:paraId="5C463C33" w14:textId="4F4EB0F4" w:rsidR="00626271" w:rsidRDefault="00000000">
      <w:pPr>
        <w:pStyle w:val="BodyText"/>
      </w:pPr>
      <w:r>
        <w:t>Selectively reported experimental studies often result in overconfident theoretical claims and inflated effect sizes when compared to replications. The Open Science Collaboration (</w:t>
      </w:r>
      <w:del w:id="191" w:author="Bermond Scoggins" w:date="2024-05-11T21:45:00Z">
        <w:r>
          <w:delText>2015</w:delText>
        </w:r>
      </w:del>
      <w:ins w:id="192" w:author="Bermond Scoggins" w:date="2024-05-11T21:45:00Z">
        <w:r>
          <w:t>3</w:t>
        </w:r>
      </w:ins>
      <w:r>
        <w:t>) and Many Labs studies (</w:t>
      </w:r>
      <w:del w:id="193" w:author="Bermond Scoggins" w:date="2024-05-11T21:45:00Z">
        <w:r>
          <w:delText>2014, 2018</w:delText>
        </w:r>
      </w:del>
      <w:ins w:id="194" w:author="Bermond Scoggins" w:date="2024-05-11T21:45:00Z">
        <w:r>
          <w:t>41,42</w:t>
        </w:r>
      </w:ins>
      <w:r>
        <w:t xml:space="preserve">) have shown that the effect sizes in highly powered replications are much smaller than those in the original studies. </w:t>
      </w:r>
      <w:del w:id="195" w:author="Bermond Scoggins" w:date="2024-05-11T21:45:00Z">
        <w:r>
          <w:delText>In medicine, Kaplan and Irvin (2015) discuss how the number of null results markedly rose after the National Heart, Lung, and Blood Institute (NHLBI) instituted a requirement in 2000 that randomised control trials preregister their primary outcomes in advance on ClinicalTrials.gov. They attribute this fall to the role preregistration plays in limiting researcher flexibility to pick and choose outcomes. Of the 25 pregistered NHLBI trials published after 2000, researchers identified positive, statistically significant effects for cardiovascular-related variables that were not the primary outcome in 12 studies – had pregistration not been required readers might not have this important piece of information (Kaplan and Irvin 2015, 8). Similarly, the registered report publication format, aimed at diminishing the incentives for selective reporting by initiating peer review and agreeing to publish  to data collection, appear to have far fewer positive results than standard articles (Scheel, Schijen, and Lakens 2021</w:delText>
        </w:r>
      </w:del>
      <w:ins w:id="196" w:author="Bermond Scoggins" w:date="2024-05-11T21:45:00Z">
        <w:r>
          <w:t>When reforms are implemented mandating preregistration, by research bodies or formats like registered reports, the number of null results reported rise (43,44</w:t>
        </w:r>
      </w:ins>
      <w:r>
        <w:t>).</w:t>
      </w:r>
    </w:p>
    <w:p w14:paraId="0D8045CD" w14:textId="020AA9E1" w:rsidR="00626271" w:rsidRDefault="00000000">
      <w:pPr>
        <w:pStyle w:val="BodyText"/>
      </w:pPr>
      <w:r>
        <w:lastRenderedPageBreak/>
        <w:t>The primary purpose of preregistration is to provide journal reviewers and readers the ability to transparently evaluate predictions and the degree of flexibility researchers had to arrive at their conclusions (</w:t>
      </w:r>
      <w:del w:id="197" w:author="Bermond Scoggins" w:date="2024-05-11T21:45:00Z">
        <w:r>
          <w:delText>Lakens 2019; Claesen et al. 2019; Franco, Malhotra, and Simonovits 2014).</w:delText>
        </w:r>
      </w:del>
      <w:ins w:id="198" w:author="Bermond Scoggins" w:date="2024-05-11T21:45:00Z">
        <w:r>
          <w:t>45–47).</w:t>
        </w:r>
      </w:ins>
      <w:r>
        <w:t xml:space="preserve"> It is up to the reader to determine whether preregistered studies followed their preregistration plan and adequately justified deviations</w:t>
      </w:r>
      <w:del w:id="199" w:author="Bermond Scoggins" w:date="2024-05-11T21:45:00Z">
        <w:r>
          <w:delText>.</w:delText>
        </w:r>
      </w:del>
      <w:ins w:id="200" w:author="Bermond Scoggins" w:date="2024-05-11T21:45:00Z">
        <w:r>
          <w:t xml:space="preserve"> – insufficiently detailed preregistration reports are an ongoing problem (48).</w:t>
        </w:r>
      </w:ins>
    </w:p>
    <w:p w14:paraId="6E23DE39" w14:textId="77777777" w:rsidR="00B0438F" w:rsidRDefault="00000000">
      <w:pPr>
        <w:pStyle w:val="BodyText"/>
        <w:rPr>
          <w:del w:id="201" w:author="Bermond Scoggins" w:date="2024-05-11T21:45:00Z"/>
        </w:rPr>
      </w:pPr>
      <w:del w:id="202" w:author="Bermond Scoggins" w:date="2024-05-11T21:45:00Z">
        <w:r>
          <w:delText>Insufficiently detailed preregistration reports are a problem in some of those registered with Experiments in Governance and Politics (EGAP) and the American Economic Association (AEA). Ofosu and Posner (2020, 10) outline four requirements necessary for preregistration to serve its intended purpose of adequately ‘tying the hands’ of researchers – “specifying a clear hypothesis, specifying the primary dependent variable(s) sufficiently so as to prevent post-hoc adjustments, specifying the treatment or main explanatory variable so as to prevent post-hoc adjustments, and spelling out the precice statistical model to be tested including the functional forms and estimator”. A representative sample of 195 preregistration reports collected by Ofosu and Posner (2020) find that approximately half met all four of the key requirements. A further third contained three of the four.</w:delText>
        </w:r>
      </w:del>
    </w:p>
    <w:p w14:paraId="0D0271B6" w14:textId="77777777" w:rsidR="00626271" w:rsidRDefault="00000000">
      <w:pPr>
        <w:pStyle w:val="BodyText"/>
      </w:pPr>
      <w:r>
        <w:t>The replication crisis has altered best practices and changed the habits of many researchers in the behavioural sciences. As we show below, preregistration is not yet the norm in political science and international relations. The conclusions from many studies relying on statistical inference, even some that that have been preregistered on a registry, remain exposed to the statistical pitfalls described above.</w:t>
      </w:r>
    </w:p>
    <w:p w14:paraId="31D11B59" w14:textId="77777777" w:rsidR="00626271" w:rsidRDefault="00000000">
      <w:pPr>
        <w:pStyle w:val="Heading1"/>
      </w:pPr>
      <w:bookmarkStart w:id="203" w:name="methods"/>
      <w:bookmarkEnd w:id="50"/>
      <w:bookmarkEnd w:id="180"/>
      <w:bookmarkEnd w:id="188"/>
      <w:r>
        <w:rPr>
          <w:rStyle w:val="SectionNumber"/>
        </w:rPr>
        <w:t>2</w:t>
      </w:r>
      <w:r>
        <w:tab/>
        <w:t>Methods</w:t>
      </w:r>
    </w:p>
    <w:p w14:paraId="3E130311" w14:textId="71112778" w:rsidR="00626271" w:rsidRDefault="00000000">
      <w:pPr>
        <w:pStyle w:val="FirstParagraph"/>
      </w:pPr>
      <w:r>
        <w:t xml:space="preserve">Our study design called for a comprehensive analysis of population-level data, yet our populations — (1) papers using data and statistics, and (2) original experiments — were embedded in a larger population of </w:t>
      </w:r>
      <w:r>
        <w:rPr>
          <w:i/>
          <w:iCs/>
        </w:rPr>
        <w:t>all</w:t>
      </w:r>
      <w:r>
        <w:t xml:space="preserve"> political science and international relations publications in target journals. We downloaded all of the journals’ papers from 2010 to 2021. Once we had these papers locally, we identified the data, statistical, and experimental papers through dictionary-based feature engineering and machine learning. We then used public APIs, web scraping, and text analysis to identify which of the studies had </w:t>
      </w:r>
      <w:del w:id="204" w:author="Bermond Scoggins" w:date="2024-05-11T21:45:00Z">
        <w:r>
          <w:delText>replication</w:delText>
        </w:r>
      </w:del>
      <w:ins w:id="205" w:author="Bermond Scoggins" w:date="2024-05-11T21:45:00Z">
        <w:r>
          <w:t>computational reproducibility</w:t>
        </w:r>
      </w:ins>
      <w:r>
        <w:t xml:space="preserve"> materials. We outline this process below.</w:t>
      </w:r>
    </w:p>
    <w:p w14:paraId="7A6985EE" w14:textId="77777777" w:rsidR="00626271" w:rsidRDefault="00000000">
      <w:pPr>
        <w:pStyle w:val="Heading2"/>
      </w:pPr>
      <w:bookmarkStart w:id="206" w:name="X2d0ea8ae266f08600ff60f76a484d3f23f664b2"/>
      <w:r>
        <w:rPr>
          <w:rStyle w:val="SectionNumber"/>
        </w:rPr>
        <w:t>2.1</w:t>
      </w:r>
      <w:r>
        <w:tab/>
        <w:t>Phase one: gathering and classifying the papers</w:t>
      </w:r>
    </w:p>
    <w:p w14:paraId="3D43E4BC" w14:textId="77777777" w:rsidR="00626271" w:rsidRDefault="00000000">
      <w:pPr>
        <w:pStyle w:val="FirstParagraph"/>
      </w:pPr>
      <w:r>
        <w:t>We used Clarivate’s 2021 Journal Citation Report to identify target journals. We filtered for the top 100 journals in both political science and international relations, and combined the two lists for a total of 176 journals.</w:t>
      </w:r>
      <w:r>
        <w:rPr>
          <w:rStyle w:val="FootnoteReference"/>
        </w:rPr>
        <w:footnoteReference w:id="15"/>
      </w:r>
    </w:p>
    <w:p w14:paraId="70AAE213" w14:textId="634B9391" w:rsidR="00626271" w:rsidRDefault="00000000">
      <w:pPr>
        <w:pStyle w:val="BodyText"/>
      </w:pPr>
      <w:r>
        <w:t xml:space="preserve">With this list, we used the Crossref API to download all publication metadata. We were able to obtain records for 162 journals. This resulted in over 445,000 papers, which we then filtered on Crossref’s </w:t>
      </w:r>
      <w:r>
        <w:rPr>
          <w:rStyle w:val="VerbatimChar"/>
        </w:rPr>
        <w:t>published.print</w:t>
      </w:r>
      <w:r>
        <w:t xml:space="preserve"> field for 2010 and onwards, resulting in 109,553 papers. </w:t>
      </w:r>
      <w:ins w:id="208" w:author="Bermond Scoggins" w:date="2024-05-11T21:45:00Z">
        <w:r>
          <w:t xml:space="preserve">We used the </w:t>
        </w:r>
        <w:proofErr w:type="spellStart"/>
        <w:r>
          <w:rPr>
            <w:rStyle w:val="VerbatimChar"/>
          </w:rPr>
          <w:t>published.print</w:t>
        </w:r>
        <w:proofErr w:type="spellEnd"/>
        <w:r>
          <w:t xml:space="preserve"> field as it was the only reliable indicator of actual publication date, and the most complete.</w:t>
        </w:r>
        <w:r>
          <w:rPr>
            <w:rStyle w:val="FootnoteReference"/>
          </w:rPr>
          <w:footnoteReference w:id="16"/>
        </w:r>
        <w:r>
          <w:t xml:space="preserve"> </w:t>
        </w:r>
      </w:ins>
      <w:r>
        <w:t xml:space="preserve">As of </w:t>
      </w:r>
      <w:del w:id="210" w:author="Bermond Scoggins" w:date="2024-05-11T21:45:00Z">
        <w:r>
          <w:delText>April 01, 2024</w:delText>
        </w:r>
      </w:del>
      <w:ins w:id="211" w:author="Bermond Scoggins" w:date="2024-05-11T21:45:00Z">
        <w:r>
          <w:t>mid-2023</w:t>
        </w:r>
      </w:ins>
      <w:r>
        <w:t xml:space="preserve"> we were able to obtain 93,931 of these </w:t>
      </w:r>
      <w:del w:id="212" w:author="Bermond Scoggins" w:date="2024-05-11T21:45:00Z">
        <w:r>
          <w:delText>PDFs</w:delText>
        </w:r>
      </w:del>
      <w:ins w:id="213" w:author="Bermond Scoggins" w:date="2024-05-11T21:45:00Z">
        <w:r>
          <w:t>articles in PDF and HTML formats</w:t>
        </w:r>
      </w:ins>
      <w:r>
        <w:t xml:space="preserve">, and we use this as the denominator in the study. </w:t>
      </w:r>
      <w:r>
        <w:lastRenderedPageBreak/>
        <w:t xml:space="preserve">We converted the PDFs to plaintext using </w:t>
      </w:r>
      <w:del w:id="214" w:author="Bermond Scoggins" w:date="2024-05-11T21:45:00Z">
        <w:r>
          <w:delText>a combination of UNIX</w:delText>
        </w:r>
      </w:del>
      <w:ins w:id="215" w:author="Bermond Scoggins" w:date="2024-05-11T21:45:00Z">
        <w:r>
          <w:t>the open source</w:t>
        </w:r>
      </w:ins>
      <w:r>
        <w:t xml:space="preserve"> command line </w:t>
      </w:r>
      <w:del w:id="216" w:author="Bermond Scoggins" w:date="2024-05-11T21:45:00Z">
        <w:r>
          <w:delText>utilities and optical character recognition software.</w:delText>
        </w:r>
      </w:del>
      <w:ins w:id="217" w:author="Bermond Scoggins" w:date="2024-05-11T21:45:00Z">
        <w:r>
          <w:t xml:space="preserve">utility </w:t>
        </w:r>
        <w:proofErr w:type="spellStart"/>
        <w:r>
          <w:rPr>
            <w:rStyle w:val="VerbatimChar"/>
          </w:rPr>
          <w:t>pdftotext</w:t>
        </w:r>
        <w:proofErr w:type="spellEnd"/>
        <w:r>
          <w:t xml:space="preserve">, and we converted the HTML files to text using the </w:t>
        </w:r>
        <w:r>
          <w:rPr>
            <w:rStyle w:val="VerbatimChar"/>
          </w:rPr>
          <w:t>html2text</w:t>
        </w:r>
        <w:r>
          <w:t xml:space="preserve"> utility.</w:t>
        </w:r>
        <w:r>
          <w:rPr>
            <w:rStyle w:val="FootnoteReference"/>
          </w:rPr>
          <w:footnoteReference w:id="17"/>
        </w:r>
      </w:ins>
    </w:p>
    <w:p w14:paraId="66AFF4AD" w14:textId="656900FC" w:rsidR="00626271" w:rsidRDefault="00000000">
      <w:pPr>
        <w:pStyle w:val="BodyText"/>
      </w:pPr>
      <w:r>
        <w:t xml:space="preserve">Identifying the papers that relied on data, statistical analysis, and experiments was an iterative process. In each case we read target papers and devised a dictionary of terms meant to uniquely identify others like them. We </w:t>
      </w:r>
      <w:del w:id="219" w:author="Bermond Scoggins" w:date="2024-05-11T21:45:00Z">
        <w:r>
          <w:delText>extensively</w:delText>
        </w:r>
      </w:del>
      <w:ins w:id="220" w:author="Bermond Scoggins" w:date="2024-05-11T21:45:00Z">
        <w:r>
          <w:t>iteratively</w:t>
        </w:r>
      </w:ins>
      <w:r>
        <w:t xml:space="preserve"> revised these dictionaries to arrive at terms that seemed to maximally discriminate for target reports. The dictionaries eventually comprised 52, 180, and 133 strings, symbols, or regular expressions for the three categories respectively.</w:t>
      </w:r>
      <w:ins w:id="221" w:author="Bermond Scoggins" w:date="2024-05-11T21:45:00Z">
        <w:r>
          <w:rPr>
            <w:rStyle w:val="FootnoteReference"/>
          </w:rPr>
          <w:footnoteReference w:id="18"/>
        </w:r>
      </w:ins>
    </w:p>
    <w:p w14:paraId="074A81C5" w14:textId="77777777" w:rsidR="00626271" w:rsidRDefault="00000000">
      <w:pPr>
        <w:pStyle w:val="BodyText"/>
      </w:pPr>
      <w:r>
        <w:t>The dictionaries were then used with custom functions to create document feature matrices (DFM), where each paper is an observation, each column a dictionary term, and each cell a count of that term.</w:t>
      </w:r>
      <w:r>
        <w:rPr>
          <w:rStyle w:val="FootnoteReference"/>
        </w:rPr>
        <w:footnoteReference w:id="19"/>
      </w:r>
      <w:r>
        <w:t xml:space="preserve"> The DFM format made the papers amenable to large-scale analysis. In machine learning parlance, this process is known as feature engineering.</w:t>
      </w:r>
    </w:p>
    <w:p w14:paraId="50610BC7" w14:textId="2482AD89" w:rsidR="00626271" w:rsidRDefault="00000000">
      <w:pPr>
        <w:pStyle w:val="BodyText"/>
      </w:pPr>
      <w:r>
        <w:t xml:space="preserve">For the first research question – examining the presence of </w:t>
      </w:r>
      <w:del w:id="223" w:author="Bermond Scoggins" w:date="2024-05-11T21:45:00Z">
        <w:r>
          <w:delText xml:space="preserve">replication </w:delText>
        </w:r>
      </w:del>
      <w:r>
        <w:t xml:space="preserve">code and data in papers involving statistical inference – we hand-coded a total of 1,624 papers with boolean categories and identified 585 that relied on statistical inference. We defined statistical inference papers as any that involved mathematical modeling of data. </w:t>
      </w:r>
      <w:ins w:id="224" w:author="Bermond Scoggins" w:date="2024-05-11T21:45:00Z">
        <w:r>
          <w:t>These include terms associated with the specification of statistical models like ordinary least squares, regression, and control group or variables.</w:t>
        </w:r>
        <w:r>
          <w:rPr>
            <w:rStyle w:val="FootnoteReference"/>
          </w:rPr>
          <w:footnoteReference w:id="20"/>
        </w:r>
        <w:r>
          <w:t xml:space="preserve"> </w:t>
        </w:r>
      </w:ins>
      <w:r>
        <w:t xml:space="preserve">This definition is meant to capture a simple idea: mathematical modeling requires computer instructions that perform functions on numbers. In the absence of </w:t>
      </w:r>
      <w:del w:id="226" w:author="Bermond Scoggins" w:date="2024-05-11T21:45:00Z">
        <w:r>
          <w:delText>replication</w:delText>
        </w:r>
      </w:del>
      <w:ins w:id="227" w:author="Bermond Scoggins" w:date="2024-05-11T21:45:00Z">
        <w:r>
          <w:t>computational reproducibility</w:t>
        </w:r>
      </w:ins>
      <w:r>
        <w:t xml:space="preserve"> materials, these transformations cannot be exactly reproduced by readers. We also developed a dictionary of 35 terms for formal theory papers, because we wished to exclude papers that did not apply a model to real-world data.</w:t>
      </w:r>
    </w:p>
    <w:p w14:paraId="360DA763" w14:textId="77777777" w:rsidR="00626271" w:rsidRDefault="00000000">
      <w:pPr>
        <w:pStyle w:val="BodyText"/>
      </w:pPr>
      <w:r>
        <w:t>For the second question — examining what proportion of experiments were preregistered — we hand-coded 518 papers with a single boolean category: whether the paper reported one or more original experiments. We defined this as any article containing an experiment where the researchers had control over treatment.</w:t>
      </w:r>
    </w:p>
    <w:p w14:paraId="44DB4F7D" w14:textId="1E992B67" w:rsidR="00626271" w:rsidRDefault="00000000">
      <w:pPr>
        <w:pStyle w:val="BodyText"/>
      </w:pPr>
      <w:r>
        <w:t xml:space="preserve">We then trained two machine learning models — the Support Vector Machine (SVM) and Naive Bayes (NB) binary classifiers — to arrive at estimates for the total number of </w:t>
      </w:r>
      <w:r>
        <w:lastRenderedPageBreak/>
        <w:t>statistical inference and experimental papers.</w:t>
      </w:r>
      <w:r>
        <w:rPr>
          <w:rStyle w:val="FootnoteReference"/>
        </w:rPr>
        <w:footnoteReference w:id="21"/>
      </w:r>
      <w:r>
        <w:t xml:space="preserve"> SVMs are a pattern recognition algorithms that give binary classifications to variables in high-dimensional feature space by finding the optimal separating boundary between labeled training data (</w:t>
      </w:r>
      <w:del w:id="236" w:author="Bermond Scoggins" w:date="2024-05-11T21:45:00Z">
        <w:r>
          <w:delText>James et al. 2021, 337–72; Cristianini and Shawe-Taylor 2000).</w:delText>
        </w:r>
      </w:del>
      <w:ins w:id="237" w:author="Bermond Scoggins" w:date="2024-05-11T21:45:00Z">
        <w:r>
          <w:t>49,50).</w:t>
        </w:r>
      </w:ins>
      <w:r>
        <w:t xml:space="preserve"> The NB family of algorithms calculate the posterior probability of a given classified input based on the independent probability of all the values of its features; it then applies this trained algorithm to classify new inputs (</w:t>
      </w:r>
      <w:del w:id="238" w:author="Bermond Scoggins" w:date="2024-05-11T21:45:00Z">
        <w:r>
          <w:delText>Rhys 2020, 135–67</w:delText>
        </w:r>
      </w:del>
      <w:ins w:id="239" w:author="Bermond Scoggins" w:date="2024-05-11T21:45:00Z">
        <w:r>
          <w:t>51</w:t>
        </w:r>
      </w:ins>
      <w:r>
        <w:t>).</w:t>
      </w:r>
    </w:p>
    <w:p w14:paraId="2C85560A" w14:textId="7522D260" w:rsidR="00626271" w:rsidRDefault="00000000">
      <w:pPr>
        <w:pStyle w:val="BodyText"/>
      </w:pPr>
      <w:r>
        <w:t xml:space="preserve">We report the SVM model results both for their greater accuracy and due to our theoretical prior that the model would be more suitable for a high-dimensional classification problem. For the first research question, our SVM model achieved 92.35% accuracy for statistical papers. For the classifying experiments, the accuracy was 86.05%. In Appendix 1 we report the confusion matrices, hyperparemeter tuning data, </w:t>
      </w:r>
      <w:del w:id="240" w:author="Bermond Scoggins" w:date="2024-05-11T21:45:00Z">
        <w:r>
          <w:delText>NB models, and initial exploratory analysis using logistic regression to create predictive probability plots</w:delText>
        </w:r>
      </w:del>
      <w:ins w:id="241" w:author="Bermond Scoggins" w:date="2024-05-11T21:45:00Z">
        <w:r>
          <w:t>and NB models</w:t>
        </w:r>
      </w:ins>
      <w:r>
        <w:t>.</w:t>
      </w:r>
    </w:p>
    <w:p w14:paraId="12427921" w14:textId="77777777" w:rsidR="00626271" w:rsidRDefault="00000000">
      <w:pPr>
        <w:pStyle w:val="BodyText"/>
      </w:pPr>
      <w:r>
        <w:t>The application of the SVM model to the full dataset of 93,931 publications leads to an estimate of 24,026 using statistical inference.</w:t>
      </w:r>
    </w:p>
    <w:p w14:paraId="1B2DA302" w14:textId="77777777" w:rsidR="00626271" w:rsidRDefault="00000000">
      <w:pPr>
        <w:pStyle w:val="BodyText"/>
      </w:pPr>
      <w:r>
        <w:t>The identification of experimental papers proceeded slightly differently. Rather than beginning with the full corpus, we first filtered for only the papers that included the word “experiment” over five times (4,835). We then ran the SVM classifier on this subset. The resulting estimate was 2,552 papers reporting experiments.</w:t>
      </w:r>
    </w:p>
    <w:p w14:paraId="40D34A29" w14:textId="77777777" w:rsidR="00626271" w:rsidRDefault="00000000">
      <w:pPr>
        <w:pStyle w:val="Heading2"/>
      </w:pPr>
      <w:bookmarkStart w:id="242" w:name="X6a536ed54c6ccaf3e9f47ca2bd3f3cf57c00d8c"/>
      <w:bookmarkEnd w:id="206"/>
      <w:r>
        <w:rPr>
          <w:rStyle w:val="SectionNumber"/>
        </w:rPr>
        <w:t>2.2</w:t>
      </w:r>
      <w:r>
        <w:tab/>
        <w:t>Phase two: Identifying open data and preregistrations</w:t>
      </w:r>
    </w:p>
    <w:p w14:paraId="04D0D6D9" w14:textId="77777777" w:rsidR="00626271" w:rsidRDefault="00000000">
      <w:pPr>
        <w:pStyle w:val="FirstParagraph"/>
      </w:pPr>
      <w:r>
        <w:t>We attempted to identify open data resources in seven ways.</w:t>
      </w:r>
    </w:p>
    <w:p w14:paraId="5ACEEF0A" w14:textId="77777777" w:rsidR="00626271" w:rsidRDefault="00000000">
      <w:pPr>
        <w:pStyle w:val="Compact"/>
        <w:numPr>
          <w:ilvl w:val="0"/>
          <w:numId w:val="2"/>
        </w:numPr>
      </w:pPr>
      <w:r>
        <w:t xml:space="preserve">Using the Harvard Dataverse API, we downloaded all datasets held by all journals in our corpus who maintained their own, named </w:t>
      </w:r>
      <w:proofErr w:type="spellStart"/>
      <w:r>
        <w:t>dataverse</w:t>
      </w:r>
      <w:proofErr w:type="spellEnd"/>
      <w:r>
        <w:t xml:space="preserve"> (n=20);</w:t>
      </w:r>
      <w:ins w:id="243" w:author="Bermond Scoggins" w:date="2024-05-11T21:45:00Z">
        <w:r>
          <w:rPr>
            <w:rStyle w:val="FootnoteReference"/>
          </w:rPr>
          <w:footnoteReference w:id="22"/>
        </w:r>
      </w:ins>
    </w:p>
    <w:p w14:paraId="4FB532EA" w14:textId="77777777" w:rsidR="00626271" w:rsidRDefault="00000000">
      <w:pPr>
        <w:pStyle w:val="Compact"/>
        <w:numPr>
          <w:ilvl w:val="0"/>
          <w:numId w:val="2"/>
        </w:numPr>
      </w:pPr>
      <w:r>
        <w:t>We queried the Dataverse for the titles of each of the 109,553 papers in our corpus and linked them to their most likely match with the aid of a custom fuzzy string matching algorithm. We validated these matches and manually established a string-similarity cut-off, setting aside the remainder;</w:t>
      </w:r>
      <w:ins w:id="245" w:author="Bermond Scoggins" w:date="2024-05-11T21:45:00Z">
        <w:r>
          <w:rPr>
            <w:rStyle w:val="FootnoteReference"/>
          </w:rPr>
          <w:footnoteReference w:id="23"/>
        </w:r>
      </w:ins>
    </w:p>
    <w:p w14:paraId="756F2481" w14:textId="77777777" w:rsidR="00626271" w:rsidRDefault="00000000">
      <w:pPr>
        <w:pStyle w:val="Compact"/>
        <w:numPr>
          <w:ilvl w:val="0"/>
          <w:numId w:val="2"/>
        </w:numPr>
      </w:pPr>
      <w:r>
        <w:lastRenderedPageBreak/>
        <w:t>We extracted from the full text of each paper in our corpus the link to its dataset on the Dataverse (1,142; note this had significant overlap with the results of the first and second queries);</w:t>
      </w:r>
      <w:ins w:id="247" w:author="Bermond Scoggins" w:date="2024-05-11T21:45:00Z">
        <w:r>
          <w:rPr>
            <w:rStyle w:val="FootnoteReference"/>
          </w:rPr>
          <w:footnoteReference w:id="24"/>
        </w:r>
      </w:ins>
    </w:p>
    <w:p w14:paraId="43D85F7A" w14:textId="77777777" w:rsidR="00626271" w:rsidRDefault="00000000">
      <w:pPr>
        <w:pStyle w:val="Compact"/>
        <w:numPr>
          <w:ilvl w:val="0"/>
          <w:numId w:val="2"/>
        </w:numPr>
      </w:pPr>
      <w:r>
        <w:t>We downloaded the metadata listing the contents of these datasets, to confirm firstly that they had data in them, and secondly that it did not consist of only pdf or doc files. In cases where a list of metadata was not available via the Dataverse API, we scraped the html of the dataset entry and searched for text confirming the presence of data files;</w:t>
      </w:r>
      <w:ins w:id="249" w:author="Bermond Scoggins" w:date="2024-05-11T21:45:00Z">
        <w:r>
          <w:rPr>
            <w:rStyle w:val="FootnoteReference"/>
          </w:rPr>
          <w:footnoteReference w:id="25"/>
        </w:r>
      </w:ins>
    </w:p>
    <w:p w14:paraId="5ED3937A" w14:textId="53EDA369" w:rsidR="00626271" w:rsidRDefault="00000000">
      <w:pPr>
        <w:pStyle w:val="Compact"/>
        <w:numPr>
          <w:ilvl w:val="0"/>
          <w:numId w:val="2"/>
        </w:numPr>
      </w:pPr>
      <w:r>
        <w:t xml:space="preserve">We used regular expressions to extract from the full text papers references to “replication data,” “replication materials,” “supplementary files” and similar terms, then searched in the surrounding text for any corresponding URLs or mentions of author </w:t>
      </w:r>
      <w:del w:id="251" w:author="Bermond Scoggins" w:date="2024-05-11T21:45:00Z">
        <w:r>
          <w:delText>websites;</w:delText>
        </w:r>
      </w:del>
      <w:ins w:id="252" w:author="Bermond Scoggins" w:date="2024-05-11T21:45:00Z">
        <w:r>
          <w:t>personal websites or other repositories</w:t>
        </w:r>
        <w:r>
          <w:rPr>
            <w:rStyle w:val="FootnoteReference"/>
          </w:rPr>
          <w:footnoteReference w:id="26"/>
        </w:r>
        <w:r>
          <w:t xml:space="preserve">. We validated these results by exporting various combination of string matches with the above terms to Excel files, where we examined them in tabular format and validated their relevance. Given that replication and supplementary material stored on personal websites is not of the same order as material on the </w:t>
        </w:r>
        <w:proofErr w:type="spellStart"/>
        <w:r>
          <w:t>Dataverse</w:t>
        </w:r>
        <w:proofErr w:type="spellEnd"/>
        <w:r>
          <w:t xml:space="preserve"> and similar repositories, these results are recorded in the appendix under the rubric of ‘precarious data’;</w:t>
        </w:r>
        <w:r>
          <w:rPr>
            <w:rStyle w:val="FootnoteReference"/>
          </w:rPr>
          <w:footnoteReference w:id="27"/>
        </w:r>
      </w:ins>
    </w:p>
    <w:p w14:paraId="75CD8616" w14:textId="5EA2DA9E" w:rsidR="00626271" w:rsidRDefault="00000000">
      <w:pPr>
        <w:pStyle w:val="Compact"/>
        <w:numPr>
          <w:ilvl w:val="0"/>
          <w:numId w:val="2"/>
        </w:numPr>
      </w:pPr>
      <w:r>
        <w:t xml:space="preserve">We searched </w:t>
      </w:r>
      <w:proofErr w:type="gramStart"/>
      <w:r>
        <w:t>all of</w:t>
      </w:r>
      <w:proofErr w:type="gramEnd"/>
      <w:r>
        <w:t xml:space="preserve"> the full text papers for references to other repositories, including Figshare, Dryad, and Code Ocean</w:t>
      </w:r>
      <w:del w:id="255" w:author="Bermond Scoggins" w:date="2024-05-11T21:45:00Z">
        <w:r>
          <w:delText>.</w:delText>
        </w:r>
      </w:del>
      <w:ins w:id="256" w:author="Bermond Scoggins" w:date="2024-05-11T21:45:00Z">
        <w:r>
          <w:t>, using regular expressions, where the surrounding text contained a URL fragment;</w:t>
        </w:r>
        <w:r>
          <w:rPr>
            <w:rStyle w:val="FootnoteReference"/>
          </w:rPr>
          <w:footnoteReference w:id="28"/>
        </w:r>
      </w:ins>
    </w:p>
    <w:p w14:paraId="689DE0DE" w14:textId="77777777" w:rsidR="00626271" w:rsidRDefault="00000000">
      <w:pPr>
        <w:pStyle w:val="Compact"/>
        <w:numPr>
          <w:ilvl w:val="0"/>
          <w:numId w:val="2"/>
        </w:numPr>
      </w:pPr>
      <w:r>
        <w:t>As additional validation for DA-RT signatory journals specifically, we downloaded the html file corresponding to each article and/or the html file hosting supplemental material (n=2,284), then extracted all code and data-related file extensions to establish their open data status.</w:t>
      </w:r>
      <w:ins w:id="258" w:author="Bermond Scoggins" w:date="2024-05-11T21:45:00Z">
        <w:r>
          <w:rPr>
            <w:rStyle w:val="FootnoteReference"/>
          </w:rPr>
          <w:footnoteReference w:id="29"/>
        </w:r>
      </w:ins>
    </w:p>
    <w:p w14:paraId="0BC88DA0" w14:textId="77777777" w:rsidR="00626271" w:rsidRDefault="00000000">
      <w:pPr>
        <w:pStyle w:val="FirstParagraph"/>
      </w:pPr>
      <w:r>
        <w:t>We attempted to identify preregistration of experiments in the following ways:</w:t>
      </w:r>
    </w:p>
    <w:p w14:paraId="27EDF8F6" w14:textId="77777777" w:rsidR="00626271" w:rsidRDefault="00000000">
      <w:pPr>
        <w:pStyle w:val="Compact"/>
        <w:numPr>
          <w:ilvl w:val="0"/>
          <w:numId w:val="3"/>
        </w:numPr>
      </w:pPr>
      <w:r>
        <w:t xml:space="preserve">We used regular expressions to extract from </w:t>
      </w:r>
      <w:proofErr w:type="gramStart"/>
      <w:r>
        <w:t>all of</w:t>
      </w:r>
      <w:proofErr w:type="gramEnd"/>
      <w:r>
        <w:t xml:space="preserve"> the experimental papers sentences that referred to “</w:t>
      </w:r>
      <w:proofErr w:type="spellStart"/>
      <w:r>
        <w:t>prereg</w:t>
      </w:r>
      <w:proofErr w:type="spellEnd"/>
      <w:r>
        <w:t xml:space="preserve">” or “pre-reg”, </w:t>
      </w:r>
      <w:ins w:id="260" w:author="Bermond Scoggins" w:date="2024-05-11T21:45:00Z">
        <w:r>
          <w:t>“</w:t>
        </w:r>
        <w:proofErr w:type="spellStart"/>
        <w:r>
          <w:t>preanalysis</w:t>
        </w:r>
        <w:proofErr w:type="spellEnd"/>
        <w:r>
          <w:t xml:space="preserve">” or “pre-analysis”, </w:t>
        </w:r>
      </w:ins>
      <w:r>
        <w:t xml:space="preserve">as </w:t>
      </w:r>
      <w:r>
        <w:lastRenderedPageBreak/>
        <w:t>well as any references to commonly used preregistration servers (OSF, EGAP, and AsPredicted), and then searched for the availability of the corresponding link to validate that the preregistration had taken place. Parts of this process — for instance, searching author names in the Experiments in Governance and Politics (EGAP) registry to look for the corresponding paper — involved time-consuming detective work;</w:t>
      </w:r>
      <w:ins w:id="261" w:author="Bermond Scoggins" w:date="2024-05-11T21:45:00Z">
        <w:r>
          <w:rPr>
            <w:rStyle w:val="FootnoteReference"/>
          </w:rPr>
          <w:footnoteReference w:id="30"/>
        </w:r>
      </w:ins>
    </w:p>
    <w:p w14:paraId="6F74B3EE" w14:textId="77777777" w:rsidR="00626271" w:rsidRDefault="00000000">
      <w:pPr>
        <w:pStyle w:val="Compact"/>
        <w:numPr>
          <w:ilvl w:val="0"/>
          <w:numId w:val="3"/>
        </w:numPr>
      </w:pPr>
      <w:r>
        <w:t>We downloaded all EGAP preregistration metadata in JSON format from the Open Science Foundation Registry (</w:t>
      </w:r>
      <w:hyperlink r:id="rId7">
        <w:r>
          <w:rPr>
            <w:rStyle w:val="Hyperlink"/>
          </w:rPr>
          <w:t>https://osf.io/registries/discover</w:t>
        </w:r>
      </w:hyperlink>
      <w:r>
        <w:t>), extracted from this file all osf.io links and unique EGAP registry IDs, and used command line utilities to search for them through the corpus of all the papers.</w:t>
      </w:r>
      <w:ins w:id="263" w:author="Bermond Scoggins" w:date="2024-05-11T21:45:00Z">
        <w:r>
          <w:rPr>
            <w:rStyle w:val="FootnoteReference"/>
          </w:rPr>
          <w:footnoteReference w:id="31"/>
        </w:r>
      </w:ins>
    </w:p>
    <w:p w14:paraId="6B27A500" w14:textId="77777777" w:rsidR="00626271" w:rsidRDefault="00000000">
      <w:pPr>
        <w:pStyle w:val="FirstParagraph"/>
      </w:pPr>
      <w:r>
        <w:t>We did not examine whether the published report conformed to the preregistration plan.</w:t>
      </w:r>
    </w:p>
    <w:p w14:paraId="6AF1CE49" w14:textId="77777777" w:rsidR="00626271" w:rsidRDefault="00000000">
      <w:pPr>
        <w:pStyle w:val="Heading1"/>
      </w:pPr>
      <w:bookmarkStart w:id="265" w:name="results"/>
      <w:bookmarkEnd w:id="203"/>
      <w:bookmarkEnd w:id="242"/>
      <w:r>
        <w:rPr>
          <w:rStyle w:val="SectionNumber"/>
        </w:rPr>
        <w:t>3</w:t>
      </w:r>
      <w:r>
        <w:tab/>
        <w:t>Results</w:t>
      </w:r>
    </w:p>
    <w:p w14:paraId="5983A5E7" w14:textId="77777777" w:rsidR="00626271" w:rsidRDefault="00000000">
      <w:pPr>
        <w:pStyle w:val="CaptionedFigure"/>
        <w:rPr>
          <w:ins w:id="266" w:author="Bermond Scoggins" w:date="2024-05-11T21:45:00Z"/>
        </w:rPr>
      </w:pPr>
      <w:ins w:id="267" w:author="Bermond Scoggins" w:date="2024-05-11T21:45:00Z">
        <w:r>
          <w:rPr>
            <w:noProof/>
          </w:rPr>
          <w:drawing>
            <wp:inline distT="0" distB="0" distL="0" distR="0" wp14:anchorId="5B54B705" wp14:editId="5BFE1063">
              <wp:extent cx="4577085" cy="3661668"/>
              <wp:effectExtent l="0" t="0" r="0" b="0"/>
              <wp:docPr id="62" name="Picture" descr="Open data in statistical inference papers by year"/>
              <wp:cNvGraphicFramePr/>
              <a:graphic xmlns:a="http://schemas.openxmlformats.org/drawingml/2006/main">
                <a:graphicData uri="http://schemas.openxmlformats.org/drawingml/2006/picture">
                  <pic:pic xmlns:pic="http://schemas.openxmlformats.org/drawingml/2006/picture">
                    <pic:nvPicPr>
                      <pic:cNvPr id="63" name="Picture" descr="./graphs/od_time.png"/>
                      <pic:cNvPicPr>
                        <a:picLocks noChangeAspect="1" noChangeArrowheads="1"/>
                      </pic:cNvPicPr>
                    </pic:nvPicPr>
                    <pic:blipFill>
                      <a:blip r:embed="rId8"/>
                      <a:stretch>
                        <a:fillRect/>
                      </a:stretch>
                    </pic:blipFill>
                    <pic:spPr bwMode="auto">
                      <a:xfrm>
                        <a:off x="0" y="0"/>
                        <a:ext cx="4577085" cy="3661668"/>
                      </a:xfrm>
                      <a:prstGeom prst="rect">
                        <a:avLst/>
                      </a:prstGeom>
                      <a:noFill/>
                      <a:ln w="9525">
                        <a:noFill/>
                        <a:headEnd/>
                        <a:tailEnd/>
                      </a:ln>
                    </pic:spPr>
                  </pic:pic>
                </a:graphicData>
              </a:graphic>
            </wp:inline>
          </w:drawing>
        </w:r>
      </w:ins>
    </w:p>
    <w:p w14:paraId="2A80719A" w14:textId="2881CC4A" w:rsidR="00626271" w:rsidRDefault="00637672">
      <w:pPr>
        <w:pStyle w:val="ImageCaption"/>
        <w:rPr>
          <w:ins w:id="268" w:author="Bermond Scoggins" w:date="2024-05-11T21:45:00Z"/>
        </w:rPr>
      </w:pPr>
      <w:ins w:id="269" w:author="Bermond Scoggins" w:date="2024-05-11T21:45:00Z">
        <w:r>
          <w:rPr>
            <w:i w:val="0"/>
            <w:iCs/>
          </w:rPr>
          <w:t xml:space="preserve">Figure 1 </w:t>
        </w:r>
        <w:r>
          <w:t>Open data in statistical inference papers by year</w:t>
        </w:r>
      </w:ins>
    </w:p>
    <w:p w14:paraId="1C92DCE4" w14:textId="7FF548D5" w:rsidR="00626271" w:rsidRDefault="00000000">
      <w:pPr>
        <w:pStyle w:val="BodyText"/>
        <w:pPrChange w:id="270" w:author="Bermond Scoggins" w:date="2024-05-11T21:45:00Z">
          <w:pPr>
            <w:pStyle w:val="FirstParagraph"/>
          </w:pPr>
        </w:pPrChange>
      </w:pPr>
      <w:r>
        <w:lastRenderedPageBreak/>
        <w:t xml:space="preserve">Statistical inference papers are infrequently accompanied by the datasets or code that generated their findings. For the </w:t>
      </w:r>
      <w:proofErr w:type="gramStart"/>
      <w:r>
        <w:t>12 year</w:t>
      </w:r>
      <w:proofErr w:type="gramEnd"/>
      <w:r>
        <w:t xml:space="preserve"> period under observation, we were able to match 21% of statistical inference articles to data </w:t>
      </w:r>
      <w:del w:id="271" w:author="Bermond Scoggins" w:date="2024-05-11T21:45:00Z">
        <w:r>
          <w:delText>respositories</w:delText>
        </w:r>
      </w:del>
      <w:ins w:id="272" w:author="Bermond Scoggins" w:date="2024-05-11T21:45:00Z">
        <w:r>
          <w:t>repositories</w:t>
        </w:r>
      </w:ins>
      <w:r>
        <w:t xml:space="preserve"> (overwhelmingly the Harvard Dataverse). </w:t>
      </w:r>
      <w:del w:id="273" w:author="Bermond Scoggins" w:date="2024-05-11T21:45:00Z">
        <w:r>
          <w:delText xml:space="preserve">As Figure 1 shows, the proportion of articles from political science journals with open data is higher than those from international relations. </w:delText>
        </w:r>
      </w:del>
      <w:r>
        <w:t xml:space="preserve">Encouragingly, </w:t>
      </w:r>
      <w:ins w:id="274" w:author="Bermond Scoggins" w:date="2024-05-11T21:45:00Z">
        <w:r>
          <w:t xml:space="preserve">Figure 1 shows that </w:t>
        </w:r>
      </w:ins>
      <w:r>
        <w:t xml:space="preserve">the percentage of open data </w:t>
      </w:r>
      <w:del w:id="275" w:author="Bermond Scoggins" w:date="2024-05-11T21:45:00Z">
        <w:r>
          <w:delText xml:space="preserve">in political science </w:delText>
        </w:r>
      </w:del>
      <w:r>
        <w:t xml:space="preserve">has increased between 2010 and 2021 – rising steadily from about </w:t>
      </w:r>
      <w:del w:id="276" w:author="Bermond Scoggins" w:date="2024-05-11T21:45:00Z">
        <w:r>
          <w:delText>12</w:delText>
        </w:r>
      </w:del>
      <w:ins w:id="277" w:author="Bermond Scoggins" w:date="2024-05-11T21:45:00Z">
        <w:r>
          <w:t>11</w:t>
        </w:r>
      </w:ins>
      <w:r>
        <w:t xml:space="preserve">% to </w:t>
      </w:r>
      <w:del w:id="278" w:author="Bermond Scoggins" w:date="2024-05-11T21:45:00Z">
        <w:r>
          <w:delText>34</w:delText>
        </w:r>
      </w:del>
      <w:ins w:id="279" w:author="Bermond Scoggins" w:date="2024-05-11T21:45:00Z">
        <w:r>
          <w:t>26</w:t>
        </w:r>
      </w:ins>
      <w:r>
        <w:t>% during this period.</w:t>
      </w:r>
      <w:del w:id="280" w:author="Bermond Scoggins" w:date="2024-05-11T21:45:00Z">
        <w:r>
          <w:delText xml:space="preserve"> International relations papers, however, have remained stable and open data percentages have fluctuated between 22 and 29%.</w:delText>
        </w:r>
      </w:del>
    </w:p>
    <w:p w14:paraId="4930D64B" w14:textId="77777777" w:rsidR="00626271" w:rsidRDefault="00000000">
      <w:pPr>
        <w:pStyle w:val="CaptionedFigure"/>
        <w:rPr>
          <w:ins w:id="281" w:author="Bermond Scoggins" w:date="2024-05-11T21:45:00Z"/>
        </w:rPr>
      </w:pPr>
      <w:ins w:id="282" w:author="Bermond Scoggins" w:date="2024-05-11T21:45:00Z">
        <w:r>
          <w:rPr>
            <w:noProof/>
          </w:rPr>
          <w:drawing>
            <wp:inline distT="0" distB="0" distL="0" distR="0" wp14:anchorId="3CC78114" wp14:editId="4CAFB14F">
              <wp:extent cx="5334000" cy="3556000"/>
              <wp:effectExtent l="0" t="0" r="0" b="0"/>
              <wp:docPr id="65" name="Picture" descr="Open data in statistical inference papers by journal (with over 200 papers)"/>
              <wp:cNvGraphicFramePr/>
              <a:graphic xmlns:a="http://schemas.openxmlformats.org/drawingml/2006/main">
                <a:graphicData uri="http://schemas.openxmlformats.org/drawingml/2006/picture">
                  <pic:pic xmlns:pic="http://schemas.openxmlformats.org/drawingml/2006/picture">
                    <pic:nvPicPr>
                      <pic:cNvPr id="66" name="Picture" descr="./graphs/od_journal.png"/>
                      <pic:cNvPicPr>
                        <a:picLocks noChangeAspect="1" noChangeArrowheads="1"/>
                      </pic:cNvPicPr>
                    </pic:nvPicPr>
                    <pic:blipFill>
                      <a:blip r:embed="rId9"/>
                      <a:stretch>
                        <a:fillRect/>
                      </a:stretch>
                    </pic:blipFill>
                    <pic:spPr bwMode="auto">
                      <a:xfrm>
                        <a:off x="0" y="0"/>
                        <a:ext cx="5334000" cy="3556000"/>
                      </a:xfrm>
                      <a:prstGeom prst="rect">
                        <a:avLst/>
                      </a:prstGeom>
                      <a:noFill/>
                      <a:ln w="9525">
                        <a:noFill/>
                        <a:headEnd/>
                        <a:tailEnd/>
                      </a:ln>
                    </pic:spPr>
                  </pic:pic>
                </a:graphicData>
              </a:graphic>
            </wp:inline>
          </w:drawing>
        </w:r>
      </w:ins>
    </w:p>
    <w:p w14:paraId="7199CF50" w14:textId="13549739" w:rsidR="00626271" w:rsidRDefault="00637672">
      <w:pPr>
        <w:pStyle w:val="ImageCaption"/>
        <w:rPr>
          <w:ins w:id="283" w:author="Bermond Scoggins" w:date="2024-05-11T21:45:00Z"/>
        </w:rPr>
      </w:pPr>
      <w:ins w:id="284" w:author="Bermond Scoggins" w:date="2024-05-11T21:45:00Z">
        <w:r>
          <w:rPr>
            <w:i w:val="0"/>
            <w:iCs/>
          </w:rPr>
          <w:t xml:space="preserve">Figure 2 </w:t>
        </w:r>
        <w:r>
          <w:t>Open data in statistical inference papers by journal (with over 200 papers)</w:t>
        </w:r>
      </w:ins>
    </w:p>
    <w:p w14:paraId="34B328A0" w14:textId="7FF81BF8" w:rsidR="00626271" w:rsidRDefault="00000000">
      <w:pPr>
        <w:pStyle w:val="BodyText"/>
      </w:pPr>
      <w:r>
        <w:t xml:space="preserve">The total number of statistical inference papers have gradually increased during the </w:t>
      </w:r>
      <w:proofErr w:type="gramStart"/>
      <w:r>
        <w:t>12 year</w:t>
      </w:r>
      <w:proofErr w:type="gramEnd"/>
      <w:r>
        <w:t xml:space="preserve"> period. In 2010, we found 1,329 papers and 2,640 in 2020 – the last year with complete data. This supports King’s (</w:t>
      </w:r>
      <w:del w:id="285" w:author="Bermond Scoggins" w:date="2024-05-11T21:45:00Z">
        <w:r>
          <w:delText>1990</w:delText>
        </w:r>
      </w:del>
      <w:ins w:id="286" w:author="Bermond Scoggins" w:date="2024-05-11T21:45:00Z">
        <w:r>
          <w:t>52</w:t>
        </w:r>
      </w:ins>
      <w:r>
        <w:t>) observation that political science and international relations have long been disciplines increasingly concerned with quantitative methods.</w:t>
      </w:r>
      <w:r>
        <w:rPr>
          <w:rStyle w:val="FootnoteReference"/>
        </w:rPr>
        <w:footnoteReference w:id="32"/>
      </w:r>
      <w:r>
        <w:t xml:space="preserve"> While the percentage of papers with open data have increased, so too have the absolute number of statistical papers without it. There are simply more published papers making inferences based on hidden data.</w:t>
      </w:r>
    </w:p>
    <w:p w14:paraId="582A3FA4" w14:textId="77777777" w:rsidR="00626271" w:rsidRDefault="00000000">
      <w:pPr>
        <w:pStyle w:val="CaptionedFigure"/>
        <w:rPr>
          <w:ins w:id="287" w:author="Bermond Scoggins" w:date="2024-05-11T21:45:00Z"/>
        </w:rPr>
      </w:pPr>
      <w:ins w:id="288" w:author="Bermond Scoggins" w:date="2024-05-11T21:45:00Z">
        <w:r>
          <w:rPr>
            <w:noProof/>
          </w:rPr>
          <w:lastRenderedPageBreak/>
          <w:drawing>
            <wp:inline distT="0" distB="0" distL="0" distR="0" wp14:anchorId="0B3203C3" wp14:editId="18C6FE13">
              <wp:extent cx="5334000" cy="3810000"/>
              <wp:effectExtent l="0" t="0" r="0" b="0"/>
              <wp:docPr id="69" name="Picture" descr="Open data in statistical inference papers by year published in 16 of the 27 journals signatory to the DA-RT statement"/>
              <wp:cNvGraphicFramePr/>
              <a:graphic xmlns:a="http://schemas.openxmlformats.org/drawingml/2006/main">
                <a:graphicData uri="http://schemas.openxmlformats.org/drawingml/2006/picture">
                  <pic:pic xmlns:pic="http://schemas.openxmlformats.org/drawingml/2006/picture">
                    <pic:nvPicPr>
                      <pic:cNvPr id="70" name="Picture" descr="./graphs/dart_grid.png"/>
                      <pic:cNvPicPr>
                        <a:picLocks noChangeAspect="1" noChangeArrowheads="1"/>
                      </pic:cNvPicPr>
                    </pic:nvPicPr>
                    <pic:blipFill>
                      <a:blip r:embed="rId10"/>
                      <a:stretch>
                        <a:fillRect/>
                      </a:stretch>
                    </pic:blipFill>
                    <pic:spPr bwMode="auto">
                      <a:xfrm>
                        <a:off x="0" y="0"/>
                        <a:ext cx="5334000" cy="3810000"/>
                      </a:xfrm>
                      <a:prstGeom prst="rect">
                        <a:avLst/>
                      </a:prstGeom>
                      <a:noFill/>
                      <a:ln w="9525">
                        <a:noFill/>
                        <a:headEnd/>
                        <a:tailEnd/>
                      </a:ln>
                    </pic:spPr>
                  </pic:pic>
                </a:graphicData>
              </a:graphic>
            </wp:inline>
          </w:drawing>
        </w:r>
      </w:ins>
    </w:p>
    <w:p w14:paraId="67D85549" w14:textId="5D35E41A" w:rsidR="00626271" w:rsidRDefault="00637672">
      <w:pPr>
        <w:pStyle w:val="ImageCaption"/>
        <w:rPr>
          <w:ins w:id="289" w:author="Bermond Scoggins" w:date="2024-05-11T21:45:00Z"/>
        </w:rPr>
      </w:pPr>
      <w:ins w:id="290" w:author="Bermond Scoggins" w:date="2024-05-11T21:45:00Z">
        <w:r>
          <w:rPr>
            <w:i w:val="0"/>
            <w:iCs/>
          </w:rPr>
          <w:t xml:space="preserve">Figure 3 </w:t>
        </w:r>
        <w:r>
          <w:t xml:space="preserve">Open data in statistical inference papers by year published in 16 of the 27 journals </w:t>
        </w:r>
        <w:proofErr w:type="gramStart"/>
        <w:r>
          <w:t>signatory</w:t>
        </w:r>
        <w:proofErr w:type="gramEnd"/>
        <w:r>
          <w:t xml:space="preserve"> to the DA-RT statement</w:t>
        </w:r>
      </w:ins>
    </w:p>
    <w:p w14:paraId="714CC222" w14:textId="77777777" w:rsidR="00626271" w:rsidRDefault="00000000">
      <w:pPr>
        <w:pStyle w:val="BodyText"/>
      </w:pPr>
      <w:r>
        <w:t>There are significant differences in open data practices between journals. Figure 2 displays the percentage of statistical inference papers with open data in the 41 journals with over 200 such papers.</w:t>
      </w:r>
      <w:r>
        <w:rPr>
          <w:rStyle w:val="FootnoteReference"/>
        </w:rPr>
        <w:footnoteReference w:id="33"/>
      </w:r>
      <w:r>
        <w:t xml:space="preserve"> The number above each journal’s bin represents the number of statistical inference papers detected by the support vector machine classifier. Of the 41 journals</w:t>
      </w:r>
      <w:ins w:id="293" w:author="Bermond Scoggins" w:date="2024-05-11T21:45:00Z">
        <w:r>
          <w:t xml:space="preserve"> displayed</w:t>
        </w:r>
      </w:ins>
      <w:r>
        <w:t>, 11 have over 50% open data, and 16 have over 20%.</w:t>
      </w:r>
      <w:r>
        <w:rPr>
          <w:rStyle w:val="FootnoteReference"/>
        </w:rPr>
        <w:footnoteReference w:id="34"/>
      </w:r>
      <w:ins w:id="302" w:author="Bermond Scoggins" w:date="2024-05-11T21:45:00Z">
        <w:r>
          <w:t xml:space="preserve"> The distribution of open data by journal in Figure 2 shows the stark divide between the quarter of journals </w:t>
        </w:r>
        <w:r>
          <w:lastRenderedPageBreak/>
          <w:t>that have high open data rates and the three quarters which do not. In 2020, however, improvements have been occurred. Of the 52 journals with over 20 statistical inferences, 16 had over 50% open data. A further 5 had over 20%.</w:t>
        </w:r>
      </w:ins>
    </w:p>
    <w:p w14:paraId="28C092C8" w14:textId="77777777" w:rsidR="00626271" w:rsidRDefault="00000000">
      <w:pPr>
        <w:pStyle w:val="BodyText"/>
      </w:pPr>
      <w:r>
        <w:t>The effectiveness of the DA-RT statement on journal open data practices is illustrated in Figure 3, which displays the percentage of statistical inference papers with open data by year in each of the 16 DA-RT signatory journals we consider.</w:t>
      </w:r>
      <w:r>
        <w:rPr>
          <w:rStyle w:val="FootnoteReference"/>
        </w:rPr>
        <w:footnoteReference w:id="35"/>
      </w:r>
    </w:p>
    <w:p w14:paraId="7ECBC2DE" w14:textId="6C55FE64" w:rsidR="00626271" w:rsidRDefault="00000000">
      <w:pPr>
        <w:pStyle w:val="BodyText"/>
      </w:pPr>
      <w:r>
        <w:t xml:space="preserve">Four journals – </w:t>
      </w:r>
      <w:del w:id="303" w:author="Bermond Scoggins" w:date="2024-05-11T21:45:00Z">
        <w:r>
          <w:delText xml:space="preserve">, , , and </w:delText>
        </w:r>
      </w:del>
      <w:ins w:id="304" w:author="Bermond Scoggins" w:date="2024-05-11T21:45:00Z">
        <w:r>
          <w:rPr>
            <w:i/>
            <w:iCs/>
          </w:rPr>
          <w:t>American Journal of Political Science</w:t>
        </w:r>
        <w:r>
          <w:t xml:space="preserve">, </w:t>
        </w:r>
        <w:r>
          <w:rPr>
            <w:i/>
            <w:iCs/>
          </w:rPr>
          <w:t>International Interactions</w:t>
        </w:r>
        <w:r>
          <w:t xml:space="preserve">, </w:t>
        </w:r>
        <w:r>
          <w:rPr>
            <w:i/>
            <w:iCs/>
          </w:rPr>
          <w:t>Political Analysis</w:t>
        </w:r>
        <w:r>
          <w:t xml:space="preserve">, and </w:t>
        </w:r>
        <w:r>
          <w:rPr>
            <w:i/>
            <w:iCs/>
          </w:rPr>
          <w:t>Political Science Research and Methods</w:t>
        </w:r>
      </w:ins>
      <w:r>
        <w:t xml:space="preserve"> – already made significant progress prior to the release of the initial DA-RT guidelines in 2014. Many of the remaining journals either made significant progress in 2016 or shortly thereafter.</w:t>
      </w:r>
    </w:p>
    <w:p w14:paraId="69FFB209" w14:textId="3A0D2190" w:rsidR="00626271" w:rsidRDefault="00000000">
      <w:pPr>
        <w:pStyle w:val="BodyText"/>
      </w:pPr>
      <w:r>
        <w:t xml:space="preserve">One caveat is that is that 2 of the 16 journal signatories have consistently low levels of open data even after DA-RT reforms were agreed to commence on January 15, 2016. The extent of transparent practices in three other journals – </w:t>
      </w:r>
      <w:del w:id="305" w:author="Bermond Scoggins" w:date="2024-05-11T21:45:00Z">
        <w:r>
          <w:delText xml:space="preserve">, , and </w:delText>
        </w:r>
      </w:del>
      <w:ins w:id="306" w:author="Bermond Scoggins" w:date="2024-05-11T21:45:00Z">
        <w:r>
          <w:rPr>
            <w:i/>
            <w:iCs/>
          </w:rPr>
          <w:t>Journal of European Public Policy</w:t>
        </w:r>
        <w:r>
          <w:t xml:space="preserve">, </w:t>
        </w:r>
        <w:r>
          <w:rPr>
            <w:i/>
            <w:iCs/>
          </w:rPr>
          <w:t>European Journal for Political Research</w:t>
        </w:r>
        <w:r>
          <w:t xml:space="preserve">, and </w:t>
        </w:r>
        <w:r>
          <w:rPr>
            <w:i/>
            <w:iCs/>
          </w:rPr>
          <w:t>Conflict Management and Peace Science</w:t>
        </w:r>
      </w:ins>
      <w:r>
        <w:t xml:space="preserve"> – was more difficult to determine, given they did not use the Harvard Dataverse. Our attempt to estimate data and code availability for such journals, noted in point seven of phase two of the methods section, appears to produce unreliable and puzzling results.</w:t>
      </w:r>
    </w:p>
    <w:p w14:paraId="115DF8FC" w14:textId="77777777" w:rsidR="00626271" w:rsidRDefault="00000000">
      <w:pPr>
        <w:pStyle w:val="CaptionedFigure"/>
        <w:rPr>
          <w:ins w:id="307" w:author="Bermond Scoggins" w:date="2024-05-11T21:45:00Z"/>
        </w:rPr>
      </w:pPr>
      <w:ins w:id="308" w:author="Bermond Scoggins" w:date="2024-05-11T21:45:00Z">
        <w:r>
          <w:rPr>
            <w:noProof/>
          </w:rPr>
          <w:lastRenderedPageBreak/>
          <w:drawing>
            <wp:inline distT="0" distB="0" distL="0" distR="0" wp14:anchorId="250DD527" wp14:editId="1EB70021">
              <wp:extent cx="4577085" cy="3661668"/>
              <wp:effectExtent l="0" t="0" r="0" b="0"/>
              <wp:docPr id="75" name="Picture" descr="Preregistration in experiments by year"/>
              <wp:cNvGraphicFramePr/>
              <a:graphic xmlns:a="http://schemas.openxmlformats.org/drawingml/2006/main">
                <a:graphicData uri="http://schemas.openxmlformats.org/drawingml/2006/picture">
                  <pic:pic xmlns:pic="http://schemas.openxmlformats.org/drawingml/2006/picture">
                    <pic:nvPicPr>
                      <pic:cNvPr id="76" name="Picture" descr="./graphs/prereg_time.png"/>
                      <pic:cNvPicPr>
                        <a:picLocks noChangeAspect="1" noChangeArrowheads="1"/>
                      </pic:cNvPicPr>
                    </pic:nvPicPr>
                    <pic:blipFill>
                      <a:blip r:embed="rId11"/>
                      <a:stretch>
                        <a:fillRect/>
                      </a:stretch>
                    </pic:blipFill>
                    <pic:spPr bwMode="auto">
                      <a:xfrm>
                        <a:off x="0" y="0"/>
                        <a:ext cx="4577085" cy="3661668"/>
                      </a:xfrm>
                      <a:prstGeom prst="rect">
                        <a:avLst/>
                      </a:prstGeom>
                      <a:noFill/>
                      <a:ln w="9525">
                        <a:noFill/>
                        <a:headEnd/>
                        <a:tailEnd/>
                      </a:ln>
                    </pic:spPr>
                  </pic:pic>
                </a:graphicData>
              </a:graphic>
            </wp:inline>
          </w:drawing>
        </w:r>
      </w:ins>
    </w:p>
    <w:p w14:paraId="5D259CBC" w14:textId="50C27035" w:rsidR="00626271" w:rsidRDefault="00637672">
      <w:pPr>
        <w:pStyle w:val="ImageCaption"/>
        <w:rPr>
          <w:ins w:id="309" w:author="Bermond Scoggins" w:date="2024-05-11T21:45:00Z"/>
        </w:rPr>
      </w:pPr>
      <w:ins w:id="310" w:author="Bermond Scoggins" w:date="2024-05-11T21:45:00Z">
        <w:r>
          <w:rPr>
            <w:i w:val="0"/>
            <w:iCs/>
          </w:rPr>
          <w:t xml:space="preserve">Figure 4 </w:t>
        </w:r>
        <w:r>
          <w:t>Preregistration in experiments by year</w:t>
        </w:r>
      </w:ins>
    </w:p>
    <w:p w14:paraId="06FAB330" w14:textId="77777777" w:rsidR="00626271" w:rsidRDefault="00000000">
      <w:pPr>
        <w:pStyle w:val="BodyText"/>
      </w:pPr>
      <w:r>
        <w:t xml:space="preserve">The preregistration of experiments is rare in political science and international relations journals. Figure 4 shows that the first preregistered study in the dataset </w:t>
      </w:r>
      <w:ins w:id="311" w:author="Bermond Scoggins" w:date="2024-05-11T21:45:00Z">
        <w:r>
          <w:t xml:space="preserve">that we could identify </w:t>
        </w:r>
      </w:ins>
      <w:r>
        <w:t>was in 2013, and that the rate of preregistration only began climbing in 2016. The proportion of experiments that were preregistered for the entire period is approximately 5%; the annual rate has slowly risen to 16% in 2021.</w:t>
      </w:r>
    </w:p>
    <w:p w14:paraId="5AB8F893" w14:textId="77777777" w:rsidR="00626271" w:rsidRDefault="00000000">
      <w:pPr>
        <w:pStyle w:val="CaptionedFigure"/>
        <w:rPr>
          <w:ins w:id="312" w:author="Bermond Scoggins" w:date="2024-05-11T21:45:00Z"/>
        </w:rPr>
      </w:pPr>
      <w:ins w:id="313" w:author="Bermond Scoggins" w:date="2024-05-11T21:45:00Z">
        <w:r>
          <w:rPr>
            <w:noProof/>
          </w:rPr>
          <w:lastRenderedPageBreak/>
          <w:drawing>
            <wp:inline distT="0" distB="0" distL="0" distR="0" wp14:anchorId="6D8CA5FC" wp14:editId="47C8B6FF">
              <wp:extent cx="5334000" cy="3556000"/>
              <wp:effectExtent l="0" t="0" r="0" b="0"/>
              <wp:docPr id="78" name="Picture" descr="Preregistration in experiments by journal (with over 20 papers)"/>
              <wp:cNvGraphicFramePr/>
              <a:graphic xmlns:a="http://schemas.openxmlformats.org/drawingml/2006/main">
                <a:graphicData uri="http://schemas.openxmlformats.org/drawingml/2006/picture">
                  <pic:pic xmlns:pic="http://schemas.openxmlformats.org/drawingml/2006/picture">
                    <pic:nvPicPr>
                      <pic:cNvPr id="79" name="Picture" descr="./graphs/prereg_journal.png"/>
                      <pic:cNvPicPr>
                        <a:picLocks noChangeAspect="1" noChangeArrowheads="1"/>
                      </pic:cNvPicPr>
                    </pic:nvPicPr>
                    <pic:blipFill>
                      <a:blip r:embed="rId12"/>
                      <a:stretch>
                        <a:fillRect/>
                      </a:stretch>
                    </pic:blipFill>
                    <pic:spPr bwMode="auto">
                      <a:xfrm>
                        <a:off x="0" y="0"/>
                        <a:ext cx="5334000" cy="3556000"/>
                      </a:xfrm>
                      <a:prstGeom prst="rect">
                        <a:avLst/>
                      </a:prstGeom>
                      <a:noFill/>
                      <a:ln w="9525">
                        <a:noFill/>
                        <a:headEnd/>
                        <a:tailEnd/>
                      </a:ln>
                    </pic:spPr>
                  </pic:pic>
                </a:graphicData>
              </a:graphic>
            </wp:inline>
          </w:drawing>
        </w:r>
      </w:ins>
    </w:p>
    <w:p w14:paraId="05250BD4" w14:textId="040509F2" w:rsidR="00626271" w:rsidRDefault="00637672">
      <w:pPr>
        <w:pStyle w:val="ImageCaption"/>
        <w:rPr>
          <w:ins w:id="314" w:author="Bermond Scoggins" w:date="2024-05-11T21:45:00Z"/>
        </w:rPr>
      </w:pPr>
      <w:ins w:id="315" w:author="Bermond Scoggins" w:date="2024-05-11T21:45:00Z">
        <w:r>
          <w:rPr>
            <w:i w:val="0"/>
            <w:iCs/>
          </w:rPr>
          <w:t xml:space="preserve">Figure 5 </w:t>
        </w:r>
        <w:r>
          <w:t>Preregistration in experiments by journal (with over 20 papers)</w:t>
        </w:r>
      </w:ins>
    </w:p>
    <w:p w14:paraId="7943711F" w14:textId="24CD660F" w:rsidR="00626271" w:rsidRDefault="00000000">
      <w:pPr>
        <w:pStyle w:val="BodyText"/>
      </w:pPr>
      <w:r>
        <w:t xml:space="preserve">Figure 5 shows the percentage of experiments that were preregistered in the 29 journals with more than 20 experiments. Only the </w:t>
      </w:r>
      <w:ins w:id="316" w:author="Bermond Scoggins" w:date="2024-05-11T21:45:00Z">
        <w:r>
          <w:rPr>
            <w:i/>
            <w:iCs/>
          </w:rPr>
          <w:t>American Political Science Review</w:t>
        </w:r>
      </w:ins>
      <w:r>
        <w:t xml:space="preserve"> exceeds 20%. Unlike with open data, when it comes to preregistration the differences between journals are small. Of the experiments published in </w:t>
      </w:r>
      <w:del w:id="317" w:author="Bermond Scoggins" w:date="2024-05-11T21:45:00Z">
        <w:r>
          <w:delText xml:space="preserve"> and </w:delText>
        </w:r>
      </w:del>
      <w:ins w:id="318" w:author="Bermond Scoggins" w:date="2024-05-11T21:45:00Z">
        <w:r>
          <w:rPr>
            <w:i/>
            <w:iCs/>
          </w:rPr>
          <w:t>Political Psychology</w:t>
        </w:r>
        <w:r>
          <w:t xml:space="preserve"> and </w:t>
        </w:r>
        <w:r>
          <w:rPr>
            <w:i/>
            <w:iCs/>
          </w:rPr>
          <w:t xml:space="preserve">Political </w:t>
        </w:r>
        <w:proofErr w:type="spellStart"/>
        <w:r>
          <w:rPr>
            <w:i/>
            <w:iCs/>
          </w:rPr>
          <w:t>Behaviour</w:t>
        </w:r>
      </w:ins>
      <w:proofErr w:type="spellEnd"/>
      <w:r>
        <w:t>, the two journals with the most experiments that bridge the gap between political science and psychology, only four and five percent respectively are preregistered.</w:t>
      </w:r>
    </w:p>
    <w:p w14:paraId="2B579971" w14:textId="4EC67DA6" w:rsidR="00626271" w:rsidRDefault="00000000">
      <w:pPr>
        <w:pStyle w:val="BodyText"/>
      </w:pPr>
      <w:r>
        <w:t xml:space="preserve">Prior to the </w:t>
      </w:r>
      <w:ins w:id="319" w:author="Bermond Scoggins" w:date="2024-05-11T21:45:00Z">
        <w:r>
          <w:t xml:space="preserve">onset of the </w:t>
        </w:r>
      </w:ins>
      <w:r>
        <w:t>replication crisis</w:t>
      </w:r>
      <w:del w:id="320" w:author="Bermond Scoggins" w:date="2024-05-11T21:45:00Z">
        <w:r>
          <w:delText xml:space="preserve"> at the</w:delText>
        </w:r>
      </w:del>
      <w:ins w:id="321" w:author="Bermond Scoggins" w:date="2024-05-11T21:45:00Z">
        <w:r>
          <w:t>,</w:t>
        </w:r>
      </w:ins>
      <w:r>
        <w:t xml:space="preserve"> beginning </w:t>
      </w:r>
      <w:del w:id="322" w:author="Bermond Scoggins" w:date="2024-05-11T21:45:00Z">
        <w:r>
          <w:delText>of</w:delText>
        </w:r>
      </w:del>
      <w:ins w:id="323" w:author="Bermond Scoggins" w:date="2024-05-11T21:45:00Z">
        <w:r>
          <w:t>with psychology in</w:t>
        </w:r>
      </w:ins>
      <w:r>
        <w:t xml:space="preserve"> the 2010s, there were no organized attempts at enforcing preregistration or using registered reports as a way of curbing researcher flexibility and its attendant QRPs. As psychology was among the first of the sciences to reckon with its methodological issues, brought to light in part by such articles as Simmons, Nelson, and </w:t>
      </w:r>
      <w:proofErr w:type="spellStart"/>
      <w:r>
        <w:t>Simonsohn’s</w:t>
      </w:r>
      <w:proofErr w:type="spellEnd"/>
      <w:r>
        <w:t xml:space="preserve"> (</w:t>
      </w:r>
      <w:del w:id="324" w:author="Bermond Scoggins" w:date="2024-05-11T21:45:00Z">
        <w:r>
          <w:delText>2011</w:delText>
        </w:r>
      </w:del>
      <w:ins w:id="325" w:author="Bermond Scoggins" w:date="2024-05-11T21:45:00Z">
        <w:r>
          <w:t>2</w:t>
        </w:r>
      </w:ins>
      <w:r>
        <w:t>), it is logical that it took several years for these new practices to be adopted in contiguous disciplines like political science and international relations. But our data illustrate that significant improvements must be made in order for experiments in these fields to meet current methodological best practices.</w:t>
      </w:r>
    </w:p>
    <w:p w14:paraId="5AA63C2C" w14:textId="77777777" w:rsidR="00626271" w:rsidRDefault="00000000">
      <w:pPr>
        <w:pStyle w:val="Heading1"/>
      </w:pPr>
      <w:bookmarkStart w:id="326" w:name="discussion"/>
      <w:bookmarkEnd w:id="265"/>
      <w:r>
        <w:rPr>
          <w:rStyle w:val="SectionNumber"/>
        </w:rPr>
        <w:t>4</w:t>
      </w:r>
      <w:r>
        <w:tab/>
        <w:t>Discussion</w:t>
      </w:r>
    </w:p>
    <w:p w14:paraId="365F3FB3" w14:textId="2FCF2551" w:rsidR="00626271" w:rsidRDefault="00000000">
      <w:pPr>
        <w:pStyle w:val="FirstParagraph"/>
      </w:pPr>
      <w:r>
        <w:t>Scientists must carry out their work while simultaneously signalling and vouchsafing for its credibility. For the pioneers of the scientific method in 17th century Europe, this included an ensemble of rhetorical and social practices, including the enlistment of trusted witnesses to testify that experiments had in fact taken place as claimed – this is what Shapin refers to as the moral economy of science (</w:t>
      </w:r>
      <w:del w:id="327" w:author="Bermond Scoggins" w:date="2024-05-11T21:45:00Z">
        <w:r>
          <w:delText>Shapin 2018, 84, 107–8; 1995</w:delText>
        </w:r>
      </w:del>
      <w:ins w:id="328" w:author="Bermond Scoggins" w:date="2024-05-11T21:45:00Z">
        <w:r>
          <w:t>53,54</w:t>
        </w:r>
      </w:ins>
      <w:r>
        <w:t>).</w:t>
      </w:r>
    </w:p>
    <w:p w14:paraId="7F1B7616" w14:textId="77777777" w:rsidR="00626271" w:rsidRDefault="00000000">
      <w:pPr>
        <w:pStyle w:val="BodyText"/>
      </w:pPr>
      <w:r>
        <w:lastRenderedPageBreak/>
        <w:t>In the digital age, we argue that the credibility of social science must largely rest on computational reproducibility.  The same goes for preregistration and experiments. Adhering to these practices ensures other social scientists can check and reproduce the findings, that the findings are valid, and also demonstrates a commitment to the norm of science as a shared enterprise.</w:t>
      </w:r>
    </w:p>
    <w:p w14:paraId="5B8E35CF" w14:textId="77777777" w:rsidR="00626271" w:rsidRDefault="00000000">
      <w:pPr>
        <w:pStyle w:val="BodyText"/>
      </w:pPr>
      <w:r>
        <w:t>The chief reason for depositing code and data is not for signalling: Open science practices provide the reader with an opportunity to transparently evaluate the evidence for a set of claims and scrutinise an article for any of the myriad problems that plague the use of data and statistical models. An interested reader could investigate an article’s data and code for errors, determine whether results are robust to different model specifications, or, in rare cases, detect data falsification.  For experiments, the published paper can be compared to the preregistration document to determine whether there were any unjustified deviations.</w:t>
      </w:r>
    </w:p>
    <w:p w14:paraId="79B31DCA" w14:textId="77777777" w:rsidR="00626271" w:rsidRDefault="00000000">
      <w:pPr>
        <w:pStyle w:val="BodyText"/>
      </w:pPr>
      <w:r>
        <w:t>Our findings show that political science and international relations are not currently living up to these best practices. For the approximately 25,000 statistical inference papers in the dataset, we could only identify approximately 21% that had a corresponding data respository. Despite improvement in most years, change has not been uniform across the discipline — most of the progress has been made by a handful of the highest impact factor journals. In 2020, for example, 16 out of the 52 journals with over 20 statistical inference papers had an open data percentage over 50% (see Figure A6) – 20 journals had an open data percentage over 20%. We could not locate data or code for two of the 16 DA-RT signatories in our dataset.</w:t>
      </w:r>
    </w:p>
    <w:p w14:paraId="678AB52F" w14:textId="38D7705D" w:rsidR="00626271" w:rsidRDefault="00000000">
      <w:pPr>
        <w:pStyle w:val="BodyText"/>
      </w:pPr>
      <w:r>
        <w:t xml:space="preserve">Universal open data is a collective action problem, and it is the responsibility of journals to foster and enforce these disciplinary norms. In the absence of that, individual researchers do not always share data, and requesting it can sometimes be mistaken as a gesture of challenge rather than collegiality. As </w:t>
      </w:r>
      <w:proofErr w:type="spellStart"/>
      <w:r>
        <w:t>Simonsohn</w:t>
      </w:r>
      <w:proofErr w:type="spellEnd"/>
      <w:r>
        <w:t xml:space="preserve"> (</w:t>
      </w:r>
      <w:del w:id="329" w:author="Bermond Scoggins" w:date="2024-05-11T21:45:00Z">
        <w:r>
          <w:delText>2013</w:delText>
        </w:r>
      </w:del>
      <w:ins w:id="330" w:author="Bermond Scoggins" w:date="2024-05-11T21:45:00Z">
        <w:r>
          <w:t>55</w:t>
        </w:r>
      </w:ins>
      <w:r>
        <w:t>) notes, the modal response to his requests for original data was that the data was no longer available. We suspect that variation in open data practices between journals reflects differences in journal editors’ views of its importance for research credibility.</w:t>
      </w:r>
    </w:p>
    <w:p w14:paraId="4F55AE01" w14:textId="3BFE74C1" w:rsidR="00626271" w:rsidRDefault="00000000">
      <w:pPr>
        <w:pStyle w:val="BodyText"/>
      </w:pPr>
      <w:r>
        <w:t xml:space="preserve">The DA-RT initiative sparked spirited debate in the field about the provision of data and code — but the same cannot be said for preregistration. Experiments are rarely preregistered. Of the roughly 2,552 experiments in our dataset, 5% are preregistered. Given that the use of experiments only began to take off in 2014, as shown in Figure 3, the proportion of preregistered experiments in the literature is understandably low. Fortunately, the trend is positive. Two journals of 26 with more than 5 published experiments had a preregistration percentage of over 30% in 2020 (see Figure </w:t>
      </w:r>
      <w:del w:id="331" w:author="Bermond Scoggins" w:date="2024-05-11T21:45:00Z">
        <w:r>
          <w:delText>A7).</w:delText>
        </w:r>
      </w:del>
      <w:ins w:id="332" w:author="Bermond Scoggins" w:date="2024-05-11T21:45:00Z">
        <w:r>
          <w:t>A8). While we do not take a position on whether all experiments should be preregistered, the percentages we identify should stimulate discussion on what the optimal percentage should be.</w:t>
        </w:r>
      </w:ins>
    </w:p>
    <w:p w14:paraId="250145B7" w14:textId="77777777" w:rsidR="00626271" w:rsidRDefault="00000000">
      <w:pPr>
        <w:pStyle w:val="BodyText"/>
      </w:pPr>
      <w:r>
        <w:t xml:space="preserve">Identifying whether an experiment had a corresponding preregistration report was at times difficult. Numerous experiments made no mention of their preregistration report in the manuscript despite having one listed in a repository. Locating it was also difficult given changing manuscript titles and authors. Their omission in the manuscript is likely due to </w:t>
      </w:r>
      <w:r>
        <w:lastRenderedPageBreak/>
        <w:t>the fact that many journal editors do not determine whether an experiment has a preregistration or pre-analysis plan or request their disclosure.</w:t>
      </w:r>
      <w:r>
        <w:rPr>
          <w:rStyle w:val="FootnoteReference"/>
        </w:rPr>
        <w:footnoteReference w:id="36"/>
      </w:r>
    </w:p>
    <w:p w14:paraId="3CDC3FCB" w14:textId="2EEC489B" w:rsidR="00626271" w:rsidRDefault="00000000">
      <w:pPr>
        <w:pStyle w:val="BodyText"/>
      </w:pPr>
      <w:r>
        <w:t xml:space="preserve">The difficulty of matching an experiment with its preregistration report is far smaller than matching a manuscript to a concealed preregistration report. A unique and unanticipated problem we found were authors publishing a study where they omitted any reference to a preregistered experiment – ostensibly due to null findings. </w:t>
      </w:r>
      <w:del w:id="334" w:author="Bermond Scoggins" w:date="2024-05-11T21:45:00Z">
        <w:r>
          <w:delText>Byun, Kim, and Li (2021</w:delText>
        </w:r>
      </w:del>
      <w:ins w:id="335" w:author="Bermond Scoggins" w:date="2024-05-11T21:45:00Z">
        <w:r>
          <w:t>(56</w:t>
        </w:r>
      </w:ins>
      <w:r>
        <w:t>) use their survey data to make descriptive claims while failing to discuss the design or results of their experimental manipulation (</w:t>
      </w:r>
      <w:del w:id="336" w:author="Bermond Scoggins" w:date="2024-05-11T21:45:00Z">
        <w:r>
          <w:delText>Kim, Byun, and Li 2021).</w:delText>
        </w:r>
      </w:del>
      <w:ins w:id="337" w:author="Bermond Scoggins" w:date="2024-05-11T21:45:00Z">
        <w:r>
          <w:t>57).</w:t>
        </w:r>
      </w:ins>
      <w:r>
        <w:t xml:space="preserve"> It is not clear whether their results failed to further their own argument or were possibly disconfirmatory. In either situation, readers are not permitted to transparently evaluate the strength of their claims.</w:t>
      </w:r>
    </w:p>
    <w:p w14:paraId="68881F11" w14:textId="39AA3E8C" w:rsidR="00626271" w:rsidRDefault="00000000">
      <w:pPr>
        <w:pStyle w:val="BodyText"/>
      </w:pPr>
      <w:r>
        <w:t xml:space="preserve">Peer reviewers and readers of published works routinely examine whether a theory or explanation has appropriate evidence; whether the measurements are valid and reliable; whether the model has been appropriately specified. Here, we prompt referees and readers to also begin asking: (1) Are the </w:t>
      </w:r>
      <w:del w:id="338" w:author="Bermond Scoggins" w:date="2024-05-11T21:45:00Z">
        <w:r>
          <w:delText>replication</w:delText>
        </w:r>
      </w:del>
      <w:ins w:id="339" w:author="Bermond Scoggins" w:date="2024-05-11T21:45:00Z">
        <w:r>
          <w:t>computational reproducibility</w:t>
        </w:r>
      </w:ins>
      <w:r>
        <w:t xml:space="preserve"> materials on the Harvard Dataverse or some other reliable repository? (2) Is the paper computationally reproducible based on those materials? (3) If an experiment, was it preregistered? (4) Does the analysis in the experimental paper follow the preregistration plan and are deviations from that plan justified?</w:t>
      </w:r>
      <w:r>
        <w:rPr>
          <w:rStyle w:val="FootnoteReference"/>
        </w:rPr>
        <w:footnoteReference w:id="37"/>
      </w:r>
      <w:r>
        <w:t xml:space="preserve"> We hope that evaluating scientific research in this manner will help move readers away from trusting research in the absence of open science practices to a more informed trust in their presence.</w:t>
      </w:r>
    </w:p>
    <w:p w14:paraId="491CC497" w14:textId="77777777" w:rsidR="00626271" w:rsidRDefault="00000000">
      <w:r>
        <w:br w:type="page"/>
      </w:r>
    </w:p>
    <w:p w14:paraId="6FAEA088" w14:textId="77777777" w:rsidR="00626271" w:rsidRDefault="00000000">
      <w:pPr>
        <w:pStyle w:val="Heading1"/>
      </w:pPr>
      <w:bookmarkStart w:id="340" w:name="acknowledgements"/>
      <w:bookmarkEnd w:id="326"/>
      <w:r>
        <w:rPr>
          <w:rStyle w:val="SectionNumber"/>
        </w:rPr>
        <w:lastRenderedPageBreak/>
        <w:t>5</w:t>
      </w:r>
      <w:r>
        <w:tab/>
        <w:t>Acknowledgements</w:t>
      </w:r>
    </w:p>
    <w:p w14:paraId="19516CC8" w14:textId="2E5D9F88" w:rsidR="00626271" w:rsidRDefault="00000000">
      <w:pPr>
        <w:pStyle w:val="FirstParagraph"/>
      </w:pPr>
      <w:r>
        <w:t xml:space="preserve">Both authors acknowledge support from the Australian Government Research Training Program Scholarship, the ANU Library, Taylor &amp; Francis, </w:t>
      </w:r>
      <w:del w:id="341" w:author="Bermond Scoggins" w:date="2024-05-11T21:45:00Z">
        <w:r>
          <w:delText xml:space="preserve">and </w:delText>
        </w:r>
      </w:del>
      <w:r>
        <w:t>TeamViewer AG</w:t>
      </w:r>
      <w:del w:id="342" w:author="Bermond Scoggins" w:date="2024-05-11T21:45:00Z">
        <w:r>
          <w:delText>. Matthew Robertson acknowledges support from</w:delText>
        </w:r>
      </w:del>
      <w:ins w:id="343" w:author="Bermond Scoggins" w:date="2024-05-11T21:45:00Z">
        <w:r>
          <w:t>, and</w:t>
        </w:r>
      </w:ins>
      <w:r>
        <w:t xml:space="preserve"> the Google Cloud Research Credits program (award GCP19980904</w:t>
      </w:r>
      <w:del w:id="344" w:author="Bermond Scoggins" w:date="2024-05-11T21:45:00Z">
        <w:r>
          <w:delText>), and a Victims</w:delText>
        </w:r>
      </w:del>
      <w:ins w:id="345" w:author="Bermond Scoggins" w:date="2024-05-11T21:45:00Z">
        <w:r>
          <w:t>). We would like to thank those who provided us invaluable feedback at the New Approaches for the Improvement</w:t>
        </w:r>
      </w:ins>
      <w:r>
        <w:t xml:space="preserve"> of </w:t>
      </w:r>
      <w:del w:id="346" w:author="Bermond Scoggins" w:date="2024-05-11T21:45:00Z">
        <w:r>
          <w:delText>Communism Memorial Foundation fellowship</w:delText>
        </w:r>
      </w:del>
      <w:ins w:id="347" w:author="Bermond Scoggins" w:date="2024-05-11T21:45:00Z">
        <w:r>
          <w:t>Quantitative Analysis panel at the 2022 Midwest Political Science Association Conference</w:t>
        </w:r>
      </w:ins>
      <w:r>
        <w:t>.</w:t>
      </w:r>
    </w:p>
    <w:p w14:paraId="58BDE930" w14:textId="77777777" w:rsidR="00B0438F" w:rsidRDefault="00000000">
      <w:pPr>
        <w:rPr>
          <w:del w:id="348" w:author="Bermond Scoggins" w:date="2024-05-11T21:45:00Z"/>
        </w:rPr>
      </w:pPr>
      <w:del w:id="349" w:author="Bermond Scoggins" w:date="2024-05-11T21:45:00Z">
        <w:r>
          <w:br w:type="page"/>
        </w:r>
      </w:del>
    </w:p>
    <w:p w14:paraId="63C6F35F" w14:textId="77777777" w:rsidR="00626271" w:rsidRDefault="00000000">
      <w:pPr>
        <w:pStyle w:val="Heading1"/>
        <w:rPr>
          <w:ins w:id="350" w:author="Bermond Scoggins" w:date="2024-05-11T21:45:00Z"/>
        </w:rPr>
      </w:pPr>
      <w:bookmarkStart w:id="351" w:name="data-availability-statement"/>
      <w:bookmarkEnd w:id="340"/>
      <w:r>
        <w:rPr>
          <w:rStyle w:val="SectionNumber"/>
        </w:rPr>
        <w:t>6</w:t>
      </w:r>
      <w:r>
        <w:tab/>
      </w:r>
      <w:ins w:id="352" w:author="Bermond Scoggins" w:date="2024-05-11T21:45:00Z">
        <w:r>
          <w:t>Data availability statement</w:t>
        </w:r>
      </w:ins>
    </w:p>
    <w:p w14:paraId="62735E9F" w14:textId="77777777" w:rsidR="00626271" w:rsidRDefault="00000000">
      <w:pPr>
        <w:pStyle w:val="FirstParagraph"/>
        <w:rPr>
          <w:ins w:id="353" w:author="Bermond Scoggins" w:date="2024-05-11T21:45:00Z"/>
        </w:rPr>
      </w:pPr>
      <w:ins w:id="354" w:author="Bermond Scoggins" w:date="2024-05-11T21:45:00Z">
        <w:r>
          <w:t xml:space="preserve">All code and non-copyright data necessary to computationally reproduce this manuscript may be found in its GitHub repository, preserved by </w:t>
        </w:r>
        <w:proofErr w:type="spellStart"/>
        <w:r>
          <w:t>Zenodo</w:t>
        </w:r>
        <w:proofErr w:type="spellEnd"/>
        <w:r>
          <w:t xml:space="preserve"> at </w:t>
        </w:r>
        <w:r>
          <w:fldChar w:fldCharType="begin"/>
        </w:r>
        <w:r>
          <w:instrText>HYPERLINK "https://doi.org/10.5281/zenodo.11171209" \h</w:instrText>
        </w:r>
        <w:r>
          <w:fldChar w:fldCharType="separate"/>
        </w:r>
        <w:r>
          <w:rPr>
            <w:rStyle w:val="Hyperlink"/>
          </w:rPr>
          <w:t>https://doi.org/10.5281/zenodo.11171209</w:t>
        </w:r>
        <w:r>
          <w:rPr>
            <w:rStyle w:val="Hyperlink"/>
          </w:rPr>
          <w:fldChar w:fldCharType="end"/>
        </w:r>
        <w:r>
          <w:t>.</w:t>
        </w:r>
      </w:ins>
    </w:p>
    <w:p w14:paraId="7F01F52A" w14:textId="77777777" w:rsidR="00626271" w:rsidRDefault="00000000">
      <w:pPr>
        <w:rPr>
          <w:ins w:id="355" w:author="Bermond Scoggins" w:date="2024-05-11T21:45:00Z"/>
        </w:rPr>
      </w:pPr>
      <w:ins w:id="356" w:author="Bermond Scoggins" w:date="2024-05-11T21:45:00Z">
        <w:r>
          <w:br w:type="page"/>
        </w:r>
      </w:ins>
    </w:p>
    <w:p w14:paraId="092752AF" w14:textId="77777777" w:rsidR="00626271" w:rsidRDefault="00000000">
      <w:pPr>
        <w:pStyle w:val="Heading1"/>
      </w:pPr>
      <w:bookmarkStart w:id="357" w:name="references"/>
      <w:bookmarkEnd w:id="351"/>
      <w:ins w:id="358" w:author="Bermond Scoggins" w:date="2024-05-11T21:45:00Z">
        <w:r>
          <w:rPr>
            <w:rStyle w:val="SectionNumber"/>
          </w:rPr>
          <w:lastRenderedPageBreak/>
          <w:t>7</w:t>
        </w:r>
        <w:r>
          <w:tab/>
        </w:r>
      </w:ins>
      <w:r>
        <w:t>References</w:t>
      </w:r>
    </w:p>
    <w:p w14:paraId="08A7CCE7" w14:textId="77777777" w:rsidR="00B0438F" w:rsidRDefault="00000000">
      <w:pPr>
        <w:pStyle w:val="Bibliography"/>
        <w:rPr>
          <w:del w:id="359" w:author="Bermond Scoggins" w:date="2024-05-11T21:45:00Z"/>
        </w:rPr>
      </w:pPr>
      <w:bookmarkStart w:id="360" w:name="ref-king1995replication"/>
      <w:bookmarkStart w:id="361" w:name="refs"/>
      <w:bookmarkStart w:id="362" w:name="ref-Amrhein2019-tk"/>
      <w:del w:id="363" w:author="Bermond Scoggins" w:date="2024-05-11T21:45:00Z">
        <w:r>
          <w:delText xml:space="preserve">Amrhein, Valentin, David Trafimow, and Sander Greenland. 2019. “Inferential Statistics as Descriptive Statistics: There Is No Replication Crisis If We Don’t Expect Replication.” </w:delText>
        </w:r>
        <w:r>
          <w:rPr>
            <w:i/>
            <w:iCs/>
          </w:rPr>
          <w:delText>Am. Stat.</w:delText>
        </w:r>
        <w:r>
          <w:delText xml:space="preserve"> 73 (sup1): 262–70.</w:delText>
        </w:r>
      </w:del>
    </w:p>
    <w:bookmarkEnd w:id="362"/>
    <w:p w14:paraId="449BB1CE" w14:textId="77777777" w:rsidR="00626271" w:rsidRDefault="00000000">
      <w:pPr>
        <w:pStyle w:val="Bibliography"/>
        <w:rPr>
          <w:ins w:id="364" w:author="Bermond Scoggins" w:date="2024-05-11T21:45:00Z"/>
        </w:rPr>
      </w:pPr>
      <w:ins w:id="365" w:author="Bermond Scoggins" w:date="2024-05-11T21:45:00Z">
        <w:r>
          <w:t xml:space="preserve">1. </w:t>
        </w:r>
        <w:r>
          <w:tab/>
          <w:t xml:space="preserve">King G. Replication, replication. PS: Political Science &amp; Politics. 1995;28(3):444–52. </w:t>
        </w:r>
      </w:ins>
    </w:p>
    <w:p w14:paraId="24010873" w14:textId="77777777" w:rsidR="00626271" w:rsidRDefault="00000000">
      <w:pPr>
        <w:pStyle w:val="Bibliography"/>
        <w:rPr>
          <w:ins w:id="366" w:author="Bermond Scoggins" w:date="2024-05-11T21:45:00Z"/>
        </w:rPr>
      </w:pPr>
      <w:bookmarkStart w:id="367" w:name="ref-Simmons2011-tp"/>
      <w:bookmarkEnd w:id="360"/>
      <w:ins w:id="368" w:author="Bermond Scoggins" w:date="2024-05-11T21:45:00Z">
        <w:r>
          <w:t xml:space="preserve">2. </w:t>
        </w:r>
        <w:r>
          <w:tab/>
          <w:t xml:space="preserve">Simmons JP, Nelson LD, </w:t>
        </w:r>
        <w:proofErr w:type="spellStart"/>
        <w:r>
          <w:t>Simonsohn</w:t>
        </w:r>
        <w:proofErr w:type="spellEnd"/>
        <w:r>
          <w:t xml:space="preserve"> U. False-positive psychology: Undisclosed flexibility in data collection and analysis allows presenting anything as significant. Psychol Sci. 2011 Nov;22(11):1359–66. </w:t>
        </w:r>
      </w:ins>
    </w:p>
    <w:p w14:paraId="56ADEABC" w14:textId="77777777" w:rsidR="00626271" w:rsidRDefault="00000000">
      <w:pPr>
        <w:pStyle w:val="Bibliography"/>
        <w:rPr>
          <w:ins w:id="369" w:author="Bermond Scoggins" w:date="2024-05-11T21:45:00Z"/>
        </w:rPr>
      </w:pPr>
      <w:bookmarkStart w:id="370" w:name="ref-Open_Science_Collaboration2015-gk"/>
      <w:bookmarkEnd w:id="367"/>
      <w:ins w:id="371" w:author="Bermond Scoggins" w:date="2024-05-11T21:45:00Z">
        <w:r>
          <w:t xml:space="preserve">3. </w:t>
        </w:r>
        <w:r>
          <w:tab/>
          <w:t xml:space="preserve">Open Science Collaboration. </w:t>
        </w:r>
      </w:ins>
      <w:moveToRangeStart w:id="372" w:author="Bermond Scoggins" w:date="2024-05-11T21:45:00Z" w:name="move166356358"/>
      <w:moveTo w:id="373" w:author="Bermond Scoggins" w:date="2024-05-11T21:45:00Z">
        <w:r>
          <w:t xml:space="preserve">PSYCHOLOGY. </w:t>
        </w:r>
      </w:moveTo>
      <w:moveToRangeEnd w:id="372"/>
      <w:ins w:id="374" w:author="Bermond Scoggins" w:date="2024-05-11T21:45:00Z">
        <w:r>
          <w:t xml:space="preserve">Estimating the reproducibility of psychological science. Science. 2015 Aug;349(6251):aac4716. </w:t>
        </w:r>
      </w:ins>
    </w:p>
    <w:p w14:paraId="691308A9" w14:textId="77777777" w:rsidR="00626271" w:rsidRDefault="00000000">
      <w:pPr>
        <w:pStyle w:val="Bibliography"/>
        <w:rPr>
          <w:ins w:id="375" w:author="Bermond Scoggins" w:date="2024-05-11T21:45:00Z"/>
        </w:rPr>
      </w:pPr>
      <w:bookmarkStart w:id="376" w:name="ref-NAP26308"/>
      <w:bookmarkEnd w:id="370"/>
      <w:ins w:id="377" w:author="Bermond Scoggins" w:date="2024-05-11T21:45:00Z">
        <w:r>
          <w:t xml:space="preserve">4. </w:t>
        </w:r>
        <w:r>
          <w:tab/>
          <w:t xml:space="preserve">National Academies of Sciences Engineering, Medicine. Developing a toolkit for fostering open science practices: Proceedings of a workshop [Internet]. </w:t>
        </w:r>
        <w:proofErr w:type="spellStart"/>
        <w:r>
          <w:t>Arrison</w:t>
        </w:r>
        <w:proofErr w:type="spellEnd"/>
        <w:r>
          <w:t xml:space="preserve"> T, Saunders J, </w:t>
        </w:r>
        <w:proofErr w:type="spellStart"/>
        <w:r>
          <w:t>Kameyama</w:t>
        </w:r>
        <w:proofErr w:type="spellEnd"/>
        <w:r>
          <w:t xml:space="preserve"> E, editors. Washington, DC: The National Academies Press; 2021. Available from: </w:t>
        </w:r>
        <w:r>
          <w:fldChar w:fldCharType="begin"/>
        </w:r>
        <w:r>
          <w:instrText>HYPERLINK "https://www.nap.edu/catalog/26308/developing-a-toolkit-for-fostering-open-science-practices-proceedings-of" \h</w:instrText>
        </w:r>
        <w:r>
          <w:fldChar w:fldCharType="separate"/>
        </w:r>
        <w:r>
          <w:rPr>
            <w:rStyle w:val="Hyperlink"/>
          </w:rPr>
          <w:t>https://www.nap.edu/catalog/26308/developing-a-toolkit-for-fostering-open-science-practices-proceedings-of</w:t>
        </w:r>
        <w:r>
          <w:rPr>
            <w:rStyle w:val="Hyperlink"/>
          </w:rPr>
          <w:fldChar w:fldCharType="end"/>
        </w:r>
      </w:ins>
    </w:p>
    <w:p w14:paraId="1A40177C" w14:textId="0D8FD272" w:rsidR="00626271" w:rsidRDefault="00000000">
      <w:pPr>
        <w:pStyle w:val="Bibliography"/>
      </w:pPr>
      <w:bookmarkStart w:id="378" w:name="ref-Baggerly-2009"/>
      <w:bookmarkEnd w:id="376"/>
      <w:ins w:id="379" w:author="Bermond Scoggins" w:date="2024-05-11T21:45:00Z">
        <w:r>
          <w:t xml:space="preserve">5. </w:t>
        </w:r>
        <w:r>
          <w:tab/>
        </w:r>
      </w:ins>
      <w:proofErr w:type="spellStart"/>
      <w:r>
        <w:t>Baggerly</w:t>
      </w:r>
      <w:proofErr w:type="spellEnd"/>
      <w:del w:id="380" w:author="Bermond Scoggins" w:date="2024-05-11T21:45:00Z">
        <w:r>
          <w:delText xml:space="preserve">, Keith A., and Kevin R. </w:delText>
        </w:r>
      </w:del>
      <w:ins w:id="381" w:author="Bermond Scoggins" w:date="2024-05-11T21:45:00Z">
        <w:r>
          <w:t xml:space="preserve"> KA, </w:t>
        </w:r>
      </w:ins>
      <w:r>
        <w:t>Coombes</w:t>
      </w:r>
      <w:del w:id="382" w:author="Bermond Scoggins" w:date="2024-05-11T21:45:00Z">
        <w:r>
          <w:delText>. 2009. “Deriving chemosensitivity from cell lines: Forensic bioinformatics and reproducible research in high-throughput biology.”</w:delText>
        </w:r>
      </w:del>
      <w:ins w:id="383" w:author="Bermond Scoggins" w:date="2024-05-11T21:45:00Z">
        <w:r>
          <w:t xml:space="preserve"> KR. </w:t>
        </w:r>
        <w:r>
          <w:fldChar w:fldCharType="begin"/>
        </w:r>
        <w:r>
          <w:instrText>HYPERLINK "https://doi.org/10.1214/09-AOAS291" \h</w:instrText>
        </w:r>
        <w:r>
          <w:fldChar w:fldCharType="separate"/>
        </w:r>
        <w:r>
          <w:rPr>
            <w:rStyle w:val="Hyperlink"/>
          </w:rPr>
          <w:t>Deriving chemosensitivity from cell lines: Forensic bioinformatics and reproducible research in high-throughput biology</w:t>
        </w:r>
        <w:r>
          <w:rPr>
            <w:rStyle w:val="Hyperlink"/>
          </w:rPr>
          <w:fldChar w:fldCharType="end"/>
        </w:r>
        <w:r>
          <w:t>.</w:t>
        </w:r>
      </w:ins>
      <w:r>
        <w:t xml:space="preserve"> </w:t>
      </w:r>
      <w:r>
        <w:rPr>
          <w:rPrChange w:id="384" w:author="Bermond Scoggins" w:date="2024-05-11T21:45:00Z">
            <w:rPr>
              <w:i/>
            </w:rPr>
          </w:rPrChange>
        </w:rPr>
        <w:t>The Annals of Applied Statistics</w:t>
      </w:r>
      <w:del w:id="385" w:author="Bermond Scoggins" w:date="2024-05-11T21:45:00Z">
        <w:r>
          <w:delText xml:space="preserve"> 3 (4): 1309–34. </w:delText>
        </w:r>
        <w:r>
          <w:fldChar w:fldCharType="begin"/>
        </w:r>
        <w:r>
          <w:delInstrText>HYPERLINK "https://doi.org/10.1214/09-AOAS291" \h</w:delInstrText>
        </w:r>
        <w:r>
          <w:fldChar w:fldCharType="separate"/>
        </w:r>
        <w:r>
          <w:rPr>
            <w:rStyle w:val="Hyperlink"/>
          </w:rPr>
          <w:delText>https://doi.org/10.1214/09-AOAS291</w:delText>
        </w:r>
        <w:r>
          <w:rPr>
            <w:rStyle w:val="Hyperlink"/>
          </w:rPr>
          <w:fldChar w:fldCharType="end"/>
        </w:r>
        <w:r>
          <w:delText>.</w:delText>
        </w:r>
      </w:del>
      <w:ins w:id="386" w:author="Bermond Scoggins" w:date="2024-05-11T21:45:00Z">
        <w:r>
          <w:t xml:space="preserve">. 2009;3(4):1309–34. </w:t>
        </w:r>
      </w:ins>
    </w:p>
    <w:p w14:paraId="27D1AC97" w14:textId="77777777" w:rsidR="00626271" w:rsidRDefault="00000000">
      <w:pPr>
        <w:pStyle w:val="Bibliography"/>
        <w:rPr>
          <w:ins w:id="387" w:author="Bermond Scoggins" w:date="2024-05-11T21:45:00Z"/>
        </w:rPr>
      </w:pPr>
      <w:bookmarkStart w:id="388" w:name="ref-nosek2020replication"/>
      <w:bookmarkEnd w:id="378"/>
      <w:ins w:id="389" w:author="Bermond Scoggins" w:date="2024-05-11T21:45:00Z">
        <w:r>
          <w:t xml:space="preserve">6. </w:t>
        </w:r>
        <w:r>
          <w:tab/>
        </w:r>
        <w:proofErr w:type="spellStart"/>
        <w:r>
          <w:t>Nosek</w:t>
        </w:r>
        <w:proofErr w:type="spellEnd"/>
        <w:r>
          <w:t xml:space="preserve"> BA, Errington TM. What is replication? </w:t>
        </w:r>
        <w:proofErr w:type="spellStart"/>
        <w:r>
          <w:t>PLoS</w:t>
        </w:r>
        <w:proofErr w:type="spellEnd"/>
        <w:r>
          <w:t xml:space="preserve"> biology. 2020;18(3</w:t>
        </w:r>
        <w:proofErr w:type="gramStart"/>
        <w:r>
          <w:t>):e</w:t>
        </w:r>
        <w:proofErr w:type="gramEnd"/>
        <w:r>
          <w:t xml:space="preserve">3000691. </w:t>
        </w:r>
      </w:ins>
    </w:p>
    <w:p w14:paraId="31D6EDB4" w14:textId="77777777" w:rsidR="00626271" w:rsidRDefault="00000000">
      <w:pPr>
        <w:pStyle w:val="Bibliography"/>
        <w:rPr>
          <w:ins w:id="390" w:author="Bermond Scoggins" w:date="2024-05-11T21:45:00Z"/>
        </w:rPr>
      </w:pPr>
      <w:bookmarkStart w:id="391" w:name="ref-obels2020analysis"/>
      <w:bookmarkEnd w:id="388"/>
      <w:ins w:id="392" w:author="Bermond Scoggins" w:date="2024-05-11T21:45:00Z">
        <w:r>
          <w:t xml:space="preserve">7. </w:t>
        </w:r>
        <w:r>
          <w:tab/>
        </w:r>
        <w:proofErr w:type="spellStart"/>
        <w:r>
          <w:t>Obels</w:t>
        </w:r>
        <w:proofErr w:type="spellEnd"/>
        <w:r>
          <w:t xml:space="preserve"> P, </w:t>
        </w:r>
        <w:proofErr w:type="spellStart"/>
        <w:r>
          <w:t>Lakens</w:t>
        </w:r>
        <w:proofErr w:type="spellEnd"/>
        <w:r>
          <w:t xml:space="preserve"> D, Coles NA, Gottfried J, Green SA. Analysis of open data and computational reproducibility in registered reports in psychology. Advances in Methods and Practices in Psychological Science. 2020;3(2):229–37. </w:t>
        </w:r>
      </w:ins>
    </w:p>
    <w:p w14:paraId="1D69EBDC" w14:textId="77777777" w:rsidR="00626271" w:rsidRDefault="00000000">
      <w:pPr>
        <w:pStyle w:val="Bibliography"/>
        <w:rPr>
          <w:ins w:id="393" w:author="Bermond Scoggins" w:date="2024-05-11T21:45:00Z"/>
        </w:rPr>
      </w:pPr>
      <w:bookmarkStart w:id="394" w:name="ref-monroe2018rush"/>
      <w:bookmarkEnd w:id="391"/>
      <w:ins w:id="395" w:author="Bermond Scoggins" w:date="2024-05-11T21:45:00Z">
        <w:r>
          <w:t xml:space="preserve">8. </w:t>
        </w:r>
        <w:r>
          <w:tab/>
          <w:t xml:space="preserve">Monroe KR. The rush to transparency: DA-RT and the potential dangers for qualitative research. Perspectives on Politics. 2018;16(1):141–8. </w:t>
        </w:r>
      </w:ins>
    </w:p>
    <w:p w14:paraId="038A05C2" w14:textId="77777777" w:rsidR="00626271" w:rsidRDefault="00000000">
      <w:pPr>
        <w:pStyle w:val="Bibliography"/>
        <w:rPr>
          <w:ins w:id="396" w:author="Bermond Scoggins" w:date="2024-05-11T21:45:00Z"/>
        </w:rPr>
      </w:pPr>
      <w:bookmarkStart w:id="397" w:name="ref-Key2016-vr"/>
      <w:bookmarkEnd w:id="394"/>
      <w:ins w:id="398" w:author="Bermond Scoggins" w:date="2024-05-11T21:45:00Z">
        <w:r>
          <w:t xml:space="preserve">9. </w:t>
        </w:r>
        <w:r>
          <w:tab/>
          <w:t xml:space="preserve">Key EM. How are we doing? Data access and replication in political science. PS Polit Sci Polit. 2016 Apr;49(02):268–72. </w:t>
        </w:r>
      </w:ins>
    </w:p>
    <w:p w14:paraId="610B84BE" w14:textId="77777777" w:rsidR="00626271" w:rsidRDefault="00000000">
      <w:pPr>
        <w:pStyle w:val="Bibliography"/>
        <w:rPr>
          <w:ins w:id="399" w:author="Bermond Scoggins" w:date="2024-05-11T21:45:00Z"/>
        </w:rPr>
      </w:pPr>
      <w:bookmarkStart w:id="400" w:name="ref-Stockemer2018-qg"/>
      <w:bookmarkEnd w:id="397"/>
      <w:ins w:id="401" w:author="Bermond Scoggins" w:date="2024-05-11T21:45:00Z">
        <w:r>
          <w:t xml:space="preserve">10. </w:t>
        </w:r>
        <w:r>
          <w:tab/>
        </w:r>
        <w:proofErr w:type="spellStart"/>
        <w:r>
          <w:t>Stockemer</w:t>
        </w:r>
        <w:proofErr w:type="spellEnd"/>
        <w:r>
          <w:t xml:space="preserve"> D, Koehler S, Lentz T. Data access, transparency, and replication: New insights from the political behavior literature. PS Polit Sci Polit. 2018 Oct;51(4):799–803. </w:t>
        </w:r>
      </w:ins>
    </w:p>
    <w:p w14:paraId="11F05FBE" w14:textId="77777777" w:rsidR="00626271" w:rsidRDefault="00000000">
      <w:pPr>
        <w:pStyle w:val="Bibliography"/>
        <w:rPr>
          <w:ins w:id="402" w:author="Bermond Scoggins" w:date="2024-05-11T21:45:00Z"/>
        </w:rPr>
      </w:pPr>
      <w:bookmarkStart w:id="403" w:name="ref-Grossman2020-yv"/>
      <w:bookmarkEnd w:id="400"/>
      <w:ins w:id="404" w:author="Bermond Scoggins" w:date="2024-05-11T21:45:00Z">
        <w:r>
          <w:t xml:space="preserve">11. </w:t>
        </w:r>
        <w:r>
          <w:tab/>
          <w:t xml:space="preserve">Grossman J, </w:t>
        </w:r>
        <w:proofErr w:type="spellStart"/>
        <w:r>
          <w:t>Pedahzur</w:t>
        </w:r>
        <w:proofErr w:type="spellEnd"/>
        <w:r>
          <w:t xml:space="preserve"> A. Can we do better? Replication and online appendices in political science. Perspectives on Politics. 2020;1–6. </w:t>
        </w:r>
      </w:ins>
    </w:p>
    <w:p w14:paraId="4D95B305" w14:textId="77777777" w:rsidR="00626271" w:rsidRDefault="00000000">
      <w:pPr>
        <w:pStyle w:val="Bibliography"/>
        <w:rPr>
          <w:ins w:id="405" w:author="Bermond Scoggins" w:date="2024-05-11T21:45:00Z"/>
        </w:rPr>
      </w:pPr>
      <w:bookmarkStart w:id="406" w:name="ref-JCR2020"/>
      <w:bookmarkEnd w:id="403"/>
      <w:ins w:id="407" w:author="Bermond Scoggins" w:date="2024-05-11T21:45:00Z">
        <w:r>
          <w:t xml:space="preserve">12. </w:t>
        </w:r>
        <w:r>
          <w:tab/>
          <w:t xml:space="preserve">Clarivate. Journal citation reports. 2020. </w:t>
        </w:r>
      </w:ins>
    </w:p>
    <w:p w14:paraId="0301AD19" w14:textId="77777777" w:rsidR="00626271" w:rsidRDefault="00000000">
      <w:pPr>
        <w:pStyle w:val="Bibliography"/>
        <w:rPr>
          <w:ins w:id="408" w:author="Bermond Scoggins" w:date="2024-05-11T21:45:00Z"/>
        </w:rPr>
      </w:pPr>
      <w:bookmarkStart w:id="409" w:name="ref-Culina2020-xr"/>
      <w:bookmarkEnd w:id="406"/>
      <w:ins w:id="410" w:author="Bermond Scoggins" w:date="2024-05-11T21:45:00Z">
        <w:r>
          <w:t xml:space="preserve">13. </w:t>
        </w:r>
        <w:r>
          <w:tab/>
        </w:r>
        <w:proofErr w:type="spellStart"/>
        <w:r>
          <w:t>Culina</w:t>
        </w:r>
        <w:proofErr w:type="spellEnd"/>
        <w:r>
          <w:t xml:space="preserve"> A, Berg I van den, Evans S, Sánchez-</w:t>
        </w:r>
        <w:proofErr w:type="spellStart"/>
        <w:r>
          <w:t>Tójar</w:t>
        </w:r>
        <w:proofErr w:type="spellEnd"/>
        <w:r>
          <w:t xml:space="preserve"> A. Low availability of code in ecology: A call for urgent action.</w:t>
        </w:r>
      </w:ins>
      <w:moveToRangeStart w:id="411" w:author="Bermond Scoggins" w:date="2024-05-11T21:45:00Z" w:name="move166356359"/>
      <w:moveTo w:id="412" w:author="Bermond Scoggins" w:date="2024-05-11T21:45:00Z">
        <w:r>
          <w:t xml:space="preserve"> </w:t>
        </w:r>
        <w:proofErr w:type="spellStart"/>
        <w:r>
          <w:rPr>
            <w:rPrChange w:id="413" w:author="Bermond Scoggins" w:date="2024-05-11T21:45:00Z">
              <w:rPr>
                <w:i/>
              </w:rPr>
            </w:rPrChange>
          </w:rPr>
          <w:t>PLoS</w:t>
        </w:r>
        <w:proofErr w:type="spellEnd"/>
        <w:r>
          <w:rPr>
            <w:rPrChange w:id="414" w:author="Bermond Scoggins" w:date="2024-05-11T21:45:00Z">
              <w:rPr>
                <w:i/>
              </w:rPr>
            </w:rPrChange>
          </w:rPr>
          <w:t xml:space="preserve"> Biol.</w:t>
        </w:r>
        <w:r>
          <w:t xml:space="preserve"> </w:t>
        </w:r>
      </w:moveTo>
      <w:moveToRangeEnd w:id="411"/>
      <w:ins w:id="415" w:author="Bermond Scoggins" w:date="2024-05-11T21:45:00Z">
        <w:r>
          <w:t>2020 Jul;18(7</w:t>
        </w:r>
        <w:proofErr w:type="gramStart"/>
        <w:r>
          <w:t>):e</w:t>
        </w:r>
        <w:proofErr w:type="gramEnd"/>
        <w:r>
          <w:t xml:space="preserve">3000763. </w:t>
        </w:r>
      </w:ins>
    </w:p>
    <w:p w14:paraId="725A493B" w14:textId="77777777" w:rsidR="00626271" w:rsidRDefault="00000000">
      <w:pPr>
        <w:pStyle w:val="Bibliography"/>
        <w:rPr>
          <w:ins w:id="416" w:author="Bermond Scoggins" w:date="2024-05-11T21:45:00Z"/>
        </w:rPr>
      </w:pPr>
      <w:bookmarkStart w:id="417" w:name="ref-Errington2021-zg"/>
      <w:bookmarkEnd w:id="409"/>
      <w:ins w:id="418" w:author="Bermond Scoggins" w:date="2024-05-11T21:45:00Z">
        <w:r>
          <w:t xml:space="preserve">14. </w:t>
        </w:r>
        <w:r>
          <w:tab/>
          <w:t xml:space="preserve">Errington TM, Denis A, </w:t>
        </w:r>
        <w:proofErr w:type="spellStart"/>
        <w:r>
          <w:t>Perfito</w:t>
        </w:r>
        <w:proofErr w:type="spellEnd"/>
        <w:r>
          <w:t xml:space="preserve"> N, </w:t>
        </w:r>
        <w:proofErr w:type="spellStart"/>
        <w:r>
          <w:t>Iorns</w:t>
        </w:r>
        <w:proofErr w:type="spellEnd"/>
        <w:r>
          <w:t xml:space="preserve"> E, </w:t>
        </w:r>
        <w:proofErr w:type="spellStart"/>
        <w:r>
          <w:t>Nosek</w:t>
        </w:r>
        <w:proofErr w:type="spellEnd"/>
        <w:r>
          <w:t xml:space="preserve"> BA. Challenges for assessing replicability in preclinical cancer biology. </w:t>
        </w:r>
        <w:proofErr w:type="spellStart"/>
        <w:r>
          <w:t>Elife</w:t>
        </w:r>
        <w:proofErr w:type="spellEnd"/>
        <w:r>
          <w:t xml:space="preserve">. 2021 Dec;10. </w:t>
        </w:r>
      </w:ins>
    </w:p>
    <w:p w14:paraId="0CB862A3" w14:textId="77777777" w:rsidR="00626271" w:rsidRDefault="00000000">
      <w:pPr>
        <w:pStyle w:val="Bibliography"/>
        <w:rPr>
          <w:ins w:id="419" w:author="Bermond Scoggins" w:date="2024-05-11T21:45:00Z"/>
        </w:rPr>
      </w:pPr>
      <w:bookmarkStart w:id="420" w:name="ref-Hardwicke2021-fp"/>
      <w:bookmarkEnd w:id="417"/>
      <w:ins w:id="421" w:author="Bermond Scoggins" w:date="2024-05-11T21:45:00Z">
        <w:r>
          <w:t xml:space="preserve">15. </w:t>
        </w:r>
        <w:r>
          <w:tab/>
          <w:t xml:space="preserve">Hardwicke TE, Thibault RT, </w:t>
        </w:r>
        <w:proofErr w:type="spellStart"/>
        <w:r>
          <w:t>Kosie</w:t>
        </w:r>
        <w:proofErr w:type="spellEnd"/>
        <w:r>
          <w:t xml:space="preserve"> JE, Wallach JD, Kidwell MC, Ioannidis JPA. Estimating the prevalence of transparency and reproducibility-related research practices in psychology (2014-2017). </w:t>
        </w:r>
        <w:proofErr w:type="spellStart"/>
        <w:r>
          <w:t>Perspect</w:t>
        </w:r>
        <w:proofErr w:type="spellEnd"/>
        <w:r>
          <w:t xml:space="preserve"> Psychol Sci. 2021 </w:t>
        </w:r>
        <w:proofErr w:type="gramStart"/>
        <w:r>
          <w:t>Mar;</w:t>
        </w:r>
        <w:proofErr w:type="gramEnd"/>
        <w:r>
          <w:t xml:space="preserve"> </w:t>
        </w:r>
      </w:ins>
    </w:p>
    <w:p w14:paraId="18ACB78C" w14:textId="77777777" w:rsidR="00626271" w:rsidRDefault="00000000">
      <w:pPr>
        <w:pStyle w:val="Bibliography"/>
        <w:rPr>
          <w:ins w:id="422" w:author="Bermond Scoggins" w:date="2024-05-11T21:45:00Z"/>
        </w:rPr>
      </w:pPr>
      <w:bookmarkStart w:id="423" w:name="ref-hardwicke2021analytic"/>
      <w:bookmarkEnd w:id="420"/>
      <w:ins w:id="424" w:author="Bermond Scoggins" w:date="2024-05-11T21:45:00Z">
        <w:r>
          <w:lastRenderedPageBreak/>
          <w:t xml:space="preserve">16. </w:t>
        </w:r>
        <w:r>
          <w:tab/>
          <w:t xml:space="preserve">Hardwicke TE, Bohn M, MacDonald K, </w:t>
        </w:r>
        <w:proofErr w:type="spellStart"/>
        <w:r>
          <w:t>Hembacher</w:t>
        </w:r>
        <w:proofErr w:type="spellEnd"/>
        <w:r>
          <w:t xml:space="preserve"> E, </w:t>
        </w:r>
        <w:proofErr w:type="spellStart"/>
        <w:r>
          <w:t>Nuijten</w:t>
        </w:r>
        <w:proofErr w:type="spellEnd"/>
        <w:r>
          <w:t xml:space="preserve"> MB, Peloquin BN, et al. Analytic reproducibility in articles receiving open data badges at the journal psychological science: An observational study. Royal Society open science. 2021;8(1):201494. </w:t>
        </w:r>
      </w:ins>
    </w:p>
    <w:p w14:paraId="350A2F68" w14:textId="77777777" w:rsidR="00626271" w:rsidRDefault="00000000">
      <w:pPr>
        <w:pStyle w:val="Bibliography"/>
        <w:rPr>
          <w:ins w:id="425" w:author="Bermond Scoggins" w:date="2024-05-11T21:45:00Z"/>
        </w:rPr>
      </w:pPr>
      <w:bookmarkStart w:id="426" w:name="ref-John2012-vj"/>
      <w:bookmarkEnd w:id="423"/>
      <w:ins w:id="427" w:author="Bermond Scoggins" w:date="2024-05-11T21:45:00Z">
        <w:r>
          <w:t xml:space="preserve">17. </w:t>
        </w:r>
        <w:r>
          <w:tab/>
          <w:t xml:space="preserve">John LK, Loewenstein G, </w:t>
        </w:r>
        <w:proofErr w:type="spellStart"/>
        <w:r>
          <w:t>Prelec</w:t>
        </w:r>
        <w:proofErr w:type="spellEnd"/>
        <w:r>
          <w:t xml:space="preserve"> D. Measuring the prevalence of questionable research practices with incentives for truth telling. Psychol Sci. 2012 May;23(5):524–32. </w:t>
        </w:r>
      </w:ins>
    </w:p>
    <w:p w14:paraId="62C96F70" w14:textId="77777777" w:rsidR="00626271" w:rsidRDefault="00000000">
      <w:pPr>
        <w:pStyle w:val="Bibliography"/>
        <w:rPr>
          <w:ins w:id="428" w:author="Bermond Scoggins" w:date="2024-05-11T21:45:00Z"/>
        </w:rPr>
      </w:pPr>
      <w:bookmarkStart w:id="429" w:name="ref-Chin2021-px"/>
      <w:bookmarkEnd w:id="426"/>
      <w:ins w:id="430" w:author="Bermond Scoggins" w:date="2024-05-11T21:45:00Z">
        <w:r>
          <w:t xml:space="preserve">18. </w:t>
        </w:r>
        <w:r>
          <w:tab/>
          <w:t xml:space="preserve">Chin JM, Pickett JT, </w:t>
        </w:r>
        <w:proofErr w:type="spellStart"/>
        <w:r>
          <w:t>Vazire</w:t>
        </w:r>
        <w:proofErr w:type="spellEnd"/>
        <w:r>
          <w:t xml:space="preserve"> S, Holcombe AO. Questionable research practices and open science in quantitative criminology. J Quant </w:t>
        </w:r>
        <w:proofErr w:type="spellStart"/>
        <w:r>
          <w:t>Criminol</w:t>
        </w:r>
        <w:proofErr w:type="spellEnd"/>
        <w:r>
          <w:t xml:space="preserve">. 2021 </w:t>
        </w:r>
        <w:proofErr w:type="gramStart"/>
        <w:r>
          <w:t>Aug;</w:t>
        </w:r>
        <w:proofErr w:type="gramEnd"/>
        <w:r>
          <w:t xml:space="preserve"> </w:t>
        </w:r>
      </w:ins>
    </w:p>
    <w:p w14:paraId="64C5008A" w14:textId="77777777" w:rsidR="00626271" w:rsidRDefault="00000000">
      <w:pPr>
        <w:pStyle w:val="Bibliography"/>
        <w:rPr>
          <w:ins w:id="431" w:author="Bermond Scoggins" w:date="2024-05-11T21:45:00Z"/>
        </w:rPr>
      </w:pPr>
      <w:bookmarkStart w:id="432" w:name="ref-Simonsohn2014-qg"/>
      <w:bookmarkEnd w:id="429"/>
      <w:ins w:id="433" w:author="Bermond Scoggins" w:date="2024-05-11T21:45:00Z">
        <w:r>
          <w:t xml:space="preserve">19. </w:t>
        </w:r>
        <w:r>
          <w:tab/>
        </w:r>
        <w:proofErr w:type="spellStart"/>
        <w:r>
          <w:t>Simonsohn</w:t>
        </w:r>
        <w:proofErr w:type="spellEnd"/>
        <w:r>
          <w:t xml:space="preserve"> U, Nelson LD, Simmons JP. P-curve and effect size: Correcting for publication bias using only significant results. </w:t>
        </w:r>
        <w:proofErr w:type="spellStart"/>
        <w:r>
          <w:t>Perspect</w:t>
        </w:r>
        <w:proofErr w:type="spellEnd"/>
        <w:r>
          <w:t xml:space="preserve"> Psychol Sci. 2014 Nov;9(6):666–81. </w:t>
        </w:r>
      </w:ins>
    </w:p>
    <w:p w14:paraId="74B29AB3" w14:textId="11F1ACF4" w:rsidR="00626271" w:rsidRDefault="00000000">
      <w:pPr>
        <w:pStyle w:val="Bibliography"/>
      </w:pPr>
      <w:bookmarkStart w:id="434" w:name="ref-Bartos_2020-ar"/>
      <w:bookmarkEnd w:id="432"/>
      <w:ins w:id="435" w:author="Bermond Scoggins" w:date="2024-05-11T21:45:00Z">
        <w:r>
          <w:t xml:space="preserve">20. </w:t>
        </w:r>
        <w:r>
          <w:tab/>
        </w:r>
      </w:ins>
      <w:proofErr w:type="spellStart"/>
      <w:r>
        <w:t>Bartoš</w:t>
      </w:r>
      <w:proofErr w:type="spellEnd"/>
      <w:del w:id="436" w:author="Bermond Scoggins" w:date="2024-05-11T21:45:00Z">
        <w:r>
          <w:delText>, František, and Ulrich</w:delText>
        </w:r>
      </w:del>
      <w:ins w:id="437" w:author="Bermond Scoggins" w:date="2024-05-11T21:45:00Z">
        <w:r>
          <w:t xml:space="preserve"> F,</w:t>
        </w:r>
      </w:ins>
      <w:r>
        <w:t xml:space="preserve"> </w:t>
      </w:r>
      <w:proofErr w:type="spellStart"/>
      <w:r>
        <w:t>Schimmack</w:t>
      </w:r>
      <w:proofErr w:type="spellEnd"/>
      <w:del w:id="438" w:author="Bermond Scoggins" w:date="2024-05-11T21:45:00Z">
        <w:r>
          <w:delText>. 2020. “</w:delText>
        </w:r>
      </w:del>
      <w:ins w:id="439" w:author="Bermond Scoggins" w:date="2024-05-11T21:45:00Z">
        <w:r>
          <w:t xml:space="preserve"> U. </w:t>
        </w:r>
      </w:ins>
      <w:r>
        <w:t>Z-</w:t>
      </w:r>
      <w:del w:id="440" w:author="Bermond Scoggins" w:date="2024-05-11T21:45:00Z">
        <w:r>
          <w:delText>Curve</w:delText>
        </w:r>
      </w:del>
      <w:ins w:id="441" w:author="Bermond Scoggins" w:date="2024-05-11T21:45:00Z">
        <w:r>
          <w:t>curve</w:t>
        </w:r>
      </w:ins>
      <w:r>
        <w:t xml:space="preserve"> 2.0: Estimating </w:t>
      </w:r>
      <w:del w:id="442" w:author="Bermond Scoggins" w:date="2024-05-11T21:45:00Z">
        <w:r>
          <w:delText>Replication Rates</w:delText>
        </w:r>
      </w:del>
      <w:ins w:id="443" w:author="Bermond Scoggins" w:date="2024-05-11T21:45:00Z">
        <w:r>
          <w:t>replication rates</w:t>
        </w:r>
      </w:ins>
      <w:r>
        <w:t xml:space="preserve"> and </w:t>
      </w:r>
      <w:del w:id="444" w:author="Bermond Scoggins" w:date="2024-05-11T21:45:00Z">
        <w:r>
          <w:delText>Discovery Rates.”</w:delText>
        </w:r>
      </w:del>
      <w:ins w:id="445" w:author="Bermond Scoggins" w:date="2024-05-11T21:45:00Z">
        <w:r>
          <w:t>discovery rates.</w:t>
        </w:r>
      </w:ins>
      <w:r>
        <w:t xml:space="preserve"> </w:t>
      </w:r>
      <w:hyperlink r:id="rId13">
        <w:r>
          <w:rPr>
            <w:rStyle w:val="Hyperlink"/>
          </w:rPr>
          <w:t>https://psyarxiv.com/urgtn/download?format=pdf</w:t>
        </w:r>
      </w:hyperlink>
      <w:del w:id="446" w:author="Bermond Scoggins" w:date="2024-05-11T21:45:00Z">
        <w:r>
          <w:delText>.</w:delText>
        </w:r>
      </w:del>
      <w:ins w:id="447" w:author="Bermond Scoggins" w:date="2024-05-11T21:45:00Z">
        <w:r>
          <w:t xml:space="preserve">; 2020. </w:t>
        </w:r>
      </w:ins>
    </w:p>
    <w:p w14:paraId="02E5CCCD" w14:textId="77777777" w:rsidR="00626271" w:rsidRDefault="00000000">
      <w:pPr>
        <w:pStyle w:val="Bibliography"/>
        <w:rPr>
          <w:ins w:id="448" w:author="Bermond Scoggins" w:date="2024-05-11T21:45:00Z"/>
        </w:rPr>
      </w:pPr>
      <w:bookmarkStart w:id="449" w:name="ref-Simmons2017-rs"/>
      <w:bookmarkEnd w:id="434"/>
      <w:ins w:id="450" w:author="Bermond Scoggins" w:date="2024-05-11T21:45:00Z">
        <w:r>
          <w:t xml:space="preserve">21. </w:t>
        </w:r>
        <w:r>
          <w:tab/>
          <w:t xml:space="preserve">Simmons JP, </w:t>
        </w:r>
        <w:proofErr w:type="spellStart"/>
        <w:r>
          <w:t>Simonsohn</w:t>
        </w:r>
        <w:proofErr w:type="spellEnd"/>
        <w:r>
          <w:t xml:space="preserve"> U. Power posing: P-Curving the evidence. Psychol Sci. 2017 May;28(5):687–93. </w:t>
        </w:r>
      </w:ins>
    </w:p>
    <w:p w14:paraId="44EE8D0B" w14:textId="5D1AD999" w:rsidR="00626271" w:rsidRDefault="00000000">
      <w:pPr>
        <w:pStyle w:val="Bibliography"/>
      </w:pPr>
      <w:bookmarkStart w:id="451" w:name="ref-Brodeur2020-ld"/>
      <w:bookmarkEnd w:id="449"/>
      <w:ins w:id="452" w:author="Bermond Scoggins" w:date="2024-05-11T21:45:00Z">
        <w:r>
          <w:t xml:space="preserve">22. </w:t>
        </w:r>
        <w:r>
          <w:tab/>
        </w:r>
      </w:ins>
      <w:r>
        <w:t>Brodeur</w:t>
      </w:r>
      <w:del w:id="453" w:author="Bermond Scoggins" w:date="2024-05-11T21:45:00Z">
        <w:r>
          <w:delText>, Abel, Nikolai</w:delText>
        </w:r>
      </w:del>
      <w:ins w:id="454" w:author="Bermond Scoggins" w:date="2024-05-11T21:45:00Z">
        <w:r>
          <w:t xml:space="preserve"> A,</w:t>
        </w:r>
      </w:ins>
      <w:r>
        <w:t xml:space="preserve"> Cook</w:t>
      </w:r>
      <w:del w:id="455" w:author="Bermond Scoggins" w:date="2024-05-11T21:45:00Z">
        <w:r>
          <w:delText>, and Anthony</w:delText>
        </w:r>
      </w:del>
      <w:ins w:id="456" w:author="Bermond Scoggins" w:date="2024-05-11T21:45:00Z">
        <w:r>
          <w:t xml:space="preserve"> N,</w:t>
        </w:r>
      </w:ins>
      <w:r>
        <w:t xml:space="preserve"> </w:t>
      </w:r>
      <w:proofErr w:type="spellStart"/>
      <w:r>
        <w:t>Heyes</w:t>
      </w:r>
      <w:proofErr w:type="spellEnd"/>
      <w:del w:id="457" w:author="Bermond Scoggins" w:date="2024-05-11T21:45:00Z">
        <w:r>
          <w:delText>. 2020. “</w:delText>
        </w:r>
      </w:del>
      <w:ins w:id="458" w:author="Bermond Scoggins" w:date="2024-05-11T21:45:00Z">
        <w:r>
          <w:t xml:space="preserve"> A. </w:t>
        </w:r>
      </w:ins>
      <w:r>
        <w:t xml:space="preserve">Methods </w:t>
      </w:r>
      <w:del w:id="459" w:author="Bermond Scoggins" w:date="2024-05-11T21:45:00Z">
        <w:r>
          <w:delText>Matter</w:delText>
        </w:r>
      </w:del>
      <w:ins w:id="460" w:author="Bermond Scoggins" w:date="2024-05-11T21:45:00Z">
        <w:r>
          <w:t>matter</w:t>
        </w:r>
      </w:ins>
      <w:r>
        <w:t>: P-</w:t>
      </w:r>
      <w:del w:id="461" w:author="Bermond Scoggins" w:date="2024-05-11T21:45:00Z">
        <w:r>
          <w:delText>Hacking</w:delText>
        </w:r>
      </w:del>
      <w:ins w:id="462" w:author="Bermond Scoggins" w:date="2024-05-11T21:45:00Z">
        <w:r>
          <w:t>hacking</w:t>
        </w:r>
      </w:ins>
      <w:r>
        <w:t xml:space="preserve"> and </w:t>
      </w:r>
      <w:del w:id="463" w:author="Bermond Scoggins" w:date="2024-05-11T21:45:00Z">
        <w:r>
          <w:delText>Publication Bias</w:delText>
        </w:r>
      </w:del>
      <w:ins w:id="464" w:author="Bermond Scoggins" w:date="2024-05-11T21:45:00Z">
        <w:r>
          <w:t>publication bias</w:t>
        </w:r>
      </w:ins>
      <w:r>
        <w:t xml:space="preserve"> in </w:t>
      </w:r>
      <w:del w:id="465" w:author="Bermond Scoggins" w:date="2024-05-11T21:45:00Z">
        <w:r>
          <w:delText>Causal Analysis</w:delText>
        </w:r>
      </w:del>
      <w:ins w:id="466" w:author="Bermond Scoggins" w:date="2024-05-11T21:45:00Z">
        <w:r>
          <w:t>causal analysis</w:t>
        </w:r>
      </w:ins>
      <w:r>
        <w:t xml:space="preserve"> in </w:t>
      </w:r>
      <w:del w:id="467" w:author="Bermond Scoggins" w:date="2024-05-11T21:45:00Z">
        <w:r>
          <w:delText>Economics.”</w:delText>
        </w:r>
      </w:del>
      <w:ins w:id="468" w:author="Bermond Scoggins" w:date="2024-05-11T21:45:00Z">
        <w:r>
          <w:t>economics.</w:t>
        </w:r>
      </w:ins>
      <w:r>
        <w:t xml:space="preserve"> </w:t>
      </w:r>
      <w:r>
        <w:rPr>
          <w:rPrChange w:id="469" w:author="Bermond Scoggins" w:date="2024-05-11T21:45:00Z">
            <w:rPr>
              <w:i/>
            </w:rPr>
          </w:rPrChange>
        </w:rPr>
        <w:t>Am</w:t>
      </w:r>
      <w:del w:id="470" w:author="Bermond Scoggins" w:date="2024-05-11T21:45:00Z">
        <w:r>
          <w:rPr>
            <w:i/>
            <w:iCs/>
          </w:rPr>
          <w:delText>.</w:delText>
        </w:r>
      </w:del>
      <w:r>
        <w:rPr>
          <w:rPrChange w:id="471" w:author="Bermond Scoggins" w:date="2024-05-11T21:45:00Z">
            <w:rPr>
              <w:i/>
            </w:rPr>
          </w:rPrChange>
        </w:rPr>
        <w:t xml:space="preserve"> Econ</w:t>
      </w:r>
      <w:del w:id="472" w:author="Bermond Scoggins" w:date="2024-05-11T21:45:00Z">
        <w:r>
          <w:rPr>
            <w:i/>
            <w:iCs/>
          </w:rPr>
          <w:delText>.</w:delText>
        </w:r>
      </w:del>
      <w:r>
        <w:rPr>
          <w:rPrChange w:id="473" w:author="Bermond Scoggins" w:date="2024-05-11T21:45:00Z">
            <w:rPr>
              <w:i/>
            </w:rPr>
          </w:rPrChange>
        </w:rPr>
        <w:t xml:space="preserve"> Rev.</w:t>
      </w:r>
      <w:r>
        <w:t xml:space="preserve"> </w:t>
      </w:r>
      <w:ins w:id="474" w:author="Bermond Scoggins" w:date="2024-05-11T21:45:00Z">
        <w:r>
          <w:t>2020 Nov;</w:t>
        </w:r>
      </w:ins>
      <w:r>
        <w:t>110</w:t>
      </w:r>
      <w:del w:id="475" w:author="Bermond Scoggins" w:date="2024-05-11T21:45:00Z">
        <w:r>
          <w:delText xml:space="preserve"> </w:delText>
        </w:r>
      </w:del>
      <w:r>
        <w:t>(11):</w:t>
      </w:r>
      <w:del w:id="476" w:author="Bermond Scoggins" w:date="2024-05-11T21:45:00Z">
        <w:r>
          <w:delText xml:space="preserve"> </w:delText>
        </w:r>
      </w:del>
      <w:r>
        <w:t>3634–60.</w:t>
      </w:r>
      <w:ins w:id="477" w:author="Bermond Scoggins" w:date="2024-05-11T21:45:00Z">
        <w:r>
          <w:t xml:space="preserve"> </w:t>
        </w:r>
      </w:ins>
    </w:p>
    <w:p w14:paraId="0EA5BE29" w14:textId="77777777" w:rsidR="00626271" w:rsidRDefault="00000000">
      <w:pPr>
        <w:pStyle w:val="Bibliography"/>
        <w:rPr>
          <w:ins w:id="478" w:author="Bermond Scoggins" w:date="2024-05-11T21:45:00Z"/>
        </w:rPr>
      </w:pPr>
      <w:bookmarkStart w:id="479" w:name="ref-JETS_2015-mm"/>
      <w:bookmarkEnd w:id="451"/>
      <w:ins w:id="480" w:author="Bermond Scoggins" w:date="2024-05-11T21:45:00Z">
        <w:r>
          <w:t xml:space="preserve">23. </w:t>
        </w:r>
        <w:r>
          <w:tab/>
          <w:t xml:space="preserve">Statement JET. Data access and research transparency (DA-RT): A joint statement by political science journal editors. Political Science Research and Methods. 2015 Sep;3(3):421–1. </w:t>
        </w:r>
      </w:ins>
    </w:p>
    <w:p w14:paraId="077CE93D" w14:textId="77777777" w:rsidR="00626271" w:rsidRDefault="00000000">
      <w:pPr>
        <w:pStyle w:val="Bibliography"/>
        <w:rPr>
          <w:ins w:id="481" w:author="Bermond Scoggins" w:date="2024-05-11T21:45:00Z"/>
        </w:rPr>
      </w:pPr>
      <w:bookmarkStart w:id="482" w:name="ref-Lupia2014-mn"/>
      <w:bookmarkEnd w:id="479"/>
      <w:ins w:id="483" w:author="Bermond Scoggins" w:date="2024-05-11T21:45:00Z">
        <w:r>
          <w:t xml:space="preserve">24. </w:t>
        </w:r>
        <w:r>
          <w:tab/>
        </w:r>
        <w:proofErr w:type="spellStart"/>
        <w:r>
          <w:t>Lupia</w:t>
        </w:r>
        <w:proofErr w:type="spellEnd"/>
        <w:r>
          <w:t xml:space="preserve"> A, Elman C. Openness in political science: Data access and research transparency: introduction. PS Polit Sci Polit. 2014 Jan;47(1):19–42. </w:t>
        </w:r>
      </w:ins>
    </w:p>
    <w:p w14:paraId="5E0C816E" w14:textId="77777777" w:rsidR="00626271" w:rsidRDefault="00000000">
      <w:pPr>
        <w:pStyle w:val="Bibliography"/>
        <w:rPr>
          <w:ins w:id="484" w:author="Bermond Scoggins" w:date="2024-05-11T21:45:00Z"/>
        </w:rPr>
      </w:pPr>
      <w:bookmarkStart w:id="485" w:name="ref-dialogue-dart"/>
      <w:bookmarkEnd w:id="482"/>
      <w:ins w:id="486" w:author="Bermond Scoggins" w:date="2024-05-11T21:45:00Z">
        <w:r>
          <w:t xml:space="preserve">25. </w:t>
        </w:r>
        <w:r>
          <w:tab/>
          <w:t xml:space="preserve">Perspectives on DA-RT [Internet]. Available from: </w:t>
        </w:r>
        <w:r>
          <w:fldChar w:fldCharType="begin"/>
        </w:r>
        <w:r>
          <w:instrText>HYPERLINK "https://dialogueondart.org/perspectives-on-da-rt/" \h</w:instrText>
        </w:r>
        <w:r>
          <w:fldChar w:fldCharType="separate"/>
        </w:r>
        <w:r>
          <w:rPr>
            <w:rStyle w:val="Hyperlink"/>
          </w:rPr>
          <w:t>https://dialogueondart.org/perspectives-on-da-rt/</w:t>
        </w:r>
        <w:r>
          <w:rPr>
            <w:rStyle w:val="Hyperlink"/>
          </w:rPr>
          <w:fldChar w:fldCharType="end"/>
        </w:r>
      </w:ins>
    </w:p>
    <w:p w14:paraId="20CE429D" w14:textId="77777777" w:rsidR="00626271" w:rsidRDefault="00000000">
      <w:pPr>
        <w:pStyle w:val="Bibliography"/>
        <w:rPr>
          <w:ins w:id="487" w:author="Bermond Scoggins" w:date="2024-05-11T21:45:00Z"/>
        </w:rPr>
      </w:pPr>
      <w:bookmarkStart w:id="488" w:name="ref-Nuijten2016-dp"/>
      <w:bookmarkEnd w:id="485"/>
      <w:ins w:id="489" w:author="Bermond Scoggins" w:date="2024-05-11T21:45:00Z">
        <w:r>
          <w:t xml:space="preserve">26. </w:t>
        </w:r>
        <w:r>
          <w:tab/>
        </w:r>
        <w:proofErr w:type="spellStart"/>
        <w:r>
          <w:t>Nuijten</w:t>
        </w:r>
        <w:proofErr w:type="spellEnd"/>
        <w:r>
          <w:t xml:space="preserve"> MB, </w:t>
        </w:r>
        <w:proofErr w:type="spellStart"/>
        <w:r>
          <w:t>Hartgerink</w:t>
        </w:r>
        <w:proofErr w:type="spellEnd"/>
        <w:r>
          <w:t xml:space="preserve"> CHJ, Assen MALM van, </w:t>
        </w:r>
        <w:proofErr w:type="spellStart"/>
        <w:r>
          <w:t>Epskamp</w:t>
        </w:r>
        <w:proofErr w:type="spellEnd"/>
        <w:r>
          <w:t xml:space="preserve"> S, </w:t>
        </w:r>
        <w:proofErr w:type="spellStart"/>
        <w:r>
          <w:t>Wicherts</w:t>
        </w:r>
        <w:proofErr w:type="spellEnd"/>
        <w:r>
          <w:t xml:space="preserve"> JM. The prevalence of statistical reporting errors in psychology (1985–2013). </w:t>
        </w:r>
        <w:proofErr w:type="spellStart"/>
        <w:r>
          <w:t>Behav</w:t>
        </w:r>
        <w:proofErr w:type="spellEnd"/>
        <w:r>
          <w:t xml:space="preserve"> Res Methods. 2016 Dec;48(4):1205–26. </w:t>
        </w:r>
      </w:ins>
    </w:p>
    <w:p w14:paraId="23DE38DC" w14:textId="77777777" w:rsidR="00626271" w:rsidRDefault="00000000">
      <w:pPr>
        <w:pStyle w:val="Bibliography"/>
        <w:rPr>
          <w:ins w:id="490" w:author="Bermond Scoggins" w:date="2024-05-11T21:45:00Z"/>
        </w:rPr>
      </w:pPr>
      <w:bookmarkStart w:id="491" w:name="ref-YouthSoc_2020-ut"/>
      <w:bookmarkEnd w:id="488"/>
      <w:ins w:id="492" w:author="Bermond Scoggins" w:date="2024-05-11T21:45:00Z">
        <w:r>
          <w:t xml:space="preserve">27. </w:t>
        </w:r>
        <w:r>
          <w:tab/>
          <w:t>Retraction notice.</w:t>
        </w:r>
      </w:ins>
      <w:moveToRangeStart w:id="493" w:author="Bermond Scoggins" w:date="2024-05-11T21:45:00Z" w:name="move166356360"/>
      <w:moveTo w:id="494" w:author="Bermond Scoggins" w:date="2024-05-11T21:45:00Z">
        <w:r>
          <w:t xml:space="preserve"> </w:t>
        </w:r>
        <w:r>
          <w:rPr>
            <w:rPrChange w:id="495" w:author="Bermond Scoggins" w:date="2024-05-11T21:45:00Z">
              <w:rPr>
                <w:i/>
              </w:rPr>
            </w:rPrChange>
          </w:rPr>
          <w:t>Youth Soc.</w:t>
        </w:r>
        <w:r>
          <w:t xml:space="preserve"> </w:t>
        </w:r>
      </w:moveTo>
      <w:moveToRangeEnd w:id="493"/>
      <w:ins w:id="496" w:author="Bermond Scoggins" w:date="2024-05-11T21:45:00Z">
        <w:r>
          <w:t xml:space="preserve">2020 Mar;52(2):308–8. </w:t>
        </w:r>
      </w:ins>
    </w:p>
    <w:p w14:paraId="1F380FC3" w14:textId="77777777" w:rsidR="00626271" w:rsidRDefault="00000000">
      <w:pPr>
        <w:pStyle w:val="Bibliography"/>
        <w:rPr>
          <w:ins w:id="497" w:author="Bermond Scoggins" w:date="2024-05-11T21:45:00Z"/>
        </w:rPr>
      </w:pPr>
      <w:bookmarkStart w:id="498" w:name="ref-Hilgard_2020-lg"/>
      <w:bookmarkEnd w:id="491"/>
      <w:ins w:id="499" w:author="Bermond Scoggins" w:date="2024-05-11T21:45:00Z">
        <w:r>
          <w:t xml:space="preserve">28. </w:t>
        </w:r>
        <w:r>
          <w:tab/>
          <w:t xml:space="preserve">Hilgard J. Curious features of data in </w:t>
        </w:r>
        <w:proofErr w:type="spellStart"/>
        <w:r>
          <w:t>zhang</w:t>
        </w:r>
        <w:proofErr w:type="spellEnd"/>
        <w:r>
          <w:t xml:space="preserve"> et al. (2019). OSF; 2020. </w:t>
        </w:r>
      </w:ins>
    </w:p>
    <w:p w14:paraId="44C17C63" w14:textId="77777777" w:rsidR="00626271" w:rsidRDefault="00000000">
      <w:pPr>
        <w:pStyle w:val="Bibliography"/>
        <w:rPr>
          <w:ins w:id="500" w:author="Bermond Scoggins" w:date="2024-05-11T21:45:00Z"/>
        </w:rPr>
      </w:pPr>
      <w:bookmarkStart w:id="501" w:name="ref-Hilgard_2021_wb"/>
      <w:bookmarkEnd w:id="498"/>
      <w:ins w:id="502" w:author="Bermond Scoggins" w:date="2024-05-11T21:45:00Z">
        <w:r>
          <w:t xml:space="preserve">29. </w:t>
        </w:r>
        <w:r>
          <w:tab/>
          <w:t>Hilgard J. I tried to report scientific misconduct. How did it go? [Internet].</w:t>
        </w:r>
      </w:ins>
      <w:moveToRangeStart w:id="503" w:author="Bermond Scoggins" w:date="2024-05-11T21:45:00Z" w:name="move166356361"/>
      <w:moveTo w:id="504" w:author="Bermond Scoggins" w:date="2024-05-11T21:45:00Z">
        <w:r>
          <w:t xml:space="preserve"> 2021. </w:t>
        </w:r>
      </w:moveTo>
      <w:moveToRangeEnd w:id="503"/>
      <w:ins w:id="505" w:author="Bermond Scoggins" w:date="2024-05-11T21:45:00Z">
        <w:r>
          <w:t xml:space="preserve">Available from: </w:t>
        </w:r>
        <w:r>
          <w:fldChar w:fldCharType="begin"/>
        </w:r>
        <w:r>
          <w:instrText>HYPERLINK "http://crystalprisonzone.blogspot.com/2021/01/i-tried-to-report-scientific-misconduct.html" \h</w:instrText>
        </w:r>
        <w:r>
          <w:fldChar w:fldCharType="separate"/>
        </w:r>
        <w:r>
          <w:rPr>
            <w:rStyle w:val="Hyperlink"/>
          </w:rPr>
          <w:t>http://crystalprisonzone.blogspot.com/2021/01/i-tried-to-report-scientific-misconduct.html</w:t>
        </w:r>
        <w:r>
          <w:rPr>
            <w:rStyle w:val="Hyperlink"/>
          </w:rPr>
          <w:fldChar w:fldCharType="end"/>
        </w:r>
      </w:ins>
    </w:p>
    <w:p w14:paraId="4DCDC5EB" w14:textId="77777777" w:rsidR="00626271" w:rsidRDefault="00000000">
      <w:pPr>
        <w:pStyle w:val="Bibliography"/>
        <w:rPr>
          <w:ins w:id="506" w:author="Bermond Scoggins" w:date="2024-05-11T21:45:00Z"/>
        </w:rPr>
      </w:pPr>
      <w:bookmarkStart w:id="507" w:name="ref-Gelman2014-wz"/>
      <w:bookmarkEnd w:id="501"/>
      <w:ins w:id="508" w:author="Bermond Scoggins" w:date="2024-05-11T21:45:00Z">
        <w:r>
          <w:t xml:space="preserve">30. </w:t>
        </w:r>
        <w:r>
          <w:tab/>
          <w:t xml:space="preserve">Gelman A, </w:t>
        </w:r>
        <w:proofErr w:type="spellStart"/>
        <w:r>
          <w:t>Loken</w:t>
        </w:r>
        <w:proofErr w:type="spellEnd"/>
        <w:r>
          <w:t xml:space="preserve"> E. The statistical crisis in science: Data-dependent analysis–a “garden of forking paths”–explains why many statistically significant comparisons don’t hold up. Am Sci. </w:t>
        </w:r>
        <w:proofErr w:type="gramStart"/>
        <w:r>
          <w:t>2014;102:460</w:t>
        </w:r>
        <w:proofErr w:type="gramEnd"/>
        <w:r>
          <w:t xml:space="preserve">+. </w:t>
        </w:r>
      </w:ins>
    </w:p>
    <w:p w14:paraId="6A2EAE0C" w14:textId="77777777" w:rsidR="00626271" w:rsidRDefault="00000000">
      <w:pPr>
        <w:pStyle w:val="Bibliography"/>
        <w:rPr>
          <w:ins w:id="509" w:author="Bermond Scoggins" w:date="2024-05-11T21:45:00Z"/>
        </w:rPr>
      </w:pPr>
      <w:bookmarkStart w:id="510" w:name="ref-Tong2019-as"/>
      <w:bookmarkEnd w:id="507"/>
      <w:ins w:id="511" w:author="Bermond Scoggins" w:date="2024-05-11T21:45:00Z">
        <w:r>
          <w:t xml:space="preserve">31. </w:t>
        </w:r>
        <w:r>
          <w:tab/>
          <w:t xml:space="preserve">Tong C. Statistical inference enables bad science; statistical thinking enables good science. Am Stat. 2019 Mar;73(sup1):246–61. </w:t>
        </w:r>
      </w:ins>
    </w:p>
    <w:p w14:paraId="1BD7EEDC" w14:textId="77777777" w:rsidR="00626271" w:rsidRDefault="00000000">
      <w:pPr>
        <w:pStyle w:val="Bibliography"/>
        <w:rPr>
          <w:ins w:id="512" w:author="Bermond Scoggins" w:date="2024-05-11T21:45:00Z"/>
        </w:rPr>
      </w:pPr>
      <w:bookmarkStart w:id="513" w:name="ref-Neumayer2017-hc"/>
      <w:bookmarkEnd w:id="510"/>
      <w:ins w:id="514" w:author="Bermond Scoggins" w:date="2024-05-11T21:45:00Z">
        <w:r>
          <w:lastRenderedPageBreak/>
          <w:t xml:space="preserve">32. </w:t>
        </w:r>
        <w:r>
          <w:tab/>
        </w:r>
        <w:proofErr w:type="spellStart"/>
        <w:r>
          <w:t>Neumayer</w:t>
        </w:r>
        <w:proofErr w:type="spellEnd"/>
        <w:r>
          <w:t xml:space="preserve"> E, </w:t>
        </w:r>
        <w:proofErr w:type="spellStart"/>
        <w:r>
          <w:t>Plümper</w:t>
        </w:r>
        <w:proofErr w:type="spellEnd"/>
        <w:r>
          <w:t xml:space="preserve"> T. Robustness tests for quantitative research. Cambridge University Press; 2017. </w:t>
        </w:r>
      </w:ins>
    </w:p>
    <w:p w14:paraId="45F321FF" w14:textId="77777777" w:rsidR="00626271" w:rsidRDefault="00000000">
      <w:pPr>
        <w:pStyle w:val="Bibliography"/>
        <w:rPr>
          <w:ins w:id="515" w:author="Bermond Scoggins" w:date="2024-05-11T21:45:00Z"/>
        </w:rPr>
      </w:pPr>
      <w:bookmarkStart w:id="516" w:name="ref-Lenz2021-kk"/>
      <w:bookmarkEnd w:id="513"/>
      <w:ins w:id="517" w:author="Bermond Scoggins" w:date="2024-05-11T21:45:00Z">
        <w:r>
          <w:t xml:space="preserve">33. </w:t>
        </w:r>
        <w:r>
          <w:tab/>
          <w:t xml:space="preserve">Lenz GS, </w:t>
        </w:r>
        <w:proofErr w:type="spellStart"/>
        <w:r>
          <w:t>Sahn</w:t>
        </w:r>
        <w:proofErr w:type="spellEnd"/>
        <w:r>
          <w:t xml:space="preserve"> A. Achieving statistical significance with control variables and without transparency. Polit Anal. 2021 Jul;29(3):356–69. </w:t>
        </w:r>
      </w:ins>
    </w:p>
    <w:p w14:paraId="1B6C16B2" w14:textId="77777777" w:rsidR="00626271" w:rsidRDefault="00000000">
      <w:pPr>
        <w:pStyle w:val="Bibliography"/>
        <w:rPr>
          <w:ins w:id="518" w:author="Bermond Scoggins" w:date="2024-05-11T21:45:00Z"/>
        </w:rPr>
      </w:pPr>
      <w:bookmarkStart w:id="519" w:name="ref-Janz2016-bt"/>
      <w:bookmarkEnd w:id="516"/>
      <w:ins w:id="520" w:author="Bermond Scoggins" w:date="2024-05-11T21:45:00Z">
        <w:r>
          <w:t xml:space="preserve">34. </w:t>
        </w:r>
        <w:r>
          <w:tab/>
        </w:r>
        <w:proofErr w:type="spellStart"/>
        <w:r>
          <w:t>Janz</w:t>
        </w:r>
        <w:proofErr w:type="spellEnd"/>
        <w:r>
          <w:t xml:space="preserve"> N. Bringing the gold standard into the classroom: Replication in university teaching. Int Stud </w:t>
        </w:r>
        <w:proofErr w:type="spellStart"/>
        <w:r>
          <w:t>Perspect</w:t>
        </w:r>
        <w:proofErr w:type="spellEnd"/>
        <w:r>
          <w:t xml:space="preserve">. 2016 Feb;17(4):392–407. </w:t>
        </w:r>
      </w:ins>
    </w:p>
    <w:p w14:paraId="1CAF6316" w14:textId="77777777" w:rsidR="00626271" w:rsidRDefault="00000000">
      <w:pPr>
        <w:pStyle w:val="Bibliography"/>
        <w:rPr>
          <w:ins w:id="521" w:author="Bermond Scoggins" w:date="2024-05-11T21:45:00Z"/>
        </w:rPr>
      </w:pPr>
      <w:bookmarkStart w:id="522" w:name="ref-LaCour2014-ul"/>
      <w:bookmarkEnd w:id="519"/>
      <w:ins w:id="523" w:author="Bermond Scoggins" w:date="2024-05-11T21:45:00Z">
        <w:r>
          <w:t xml:space="preserve">35. </w:t>
        </w:r>
        <w:r>
          <w:tab/>
          <w:t xml:space="preserve">LaCour MJ, Green DP. Political science. When contact changes minds: An experiment on transmission of support for gay equality. Science. 2014 Dec;346(6215):1366–9. </w:t>
        </w:r>
      </w:ins>
    </w:p>
    <w:p w14:paraId="0F791438" w14:textId="77777777" w:rsidR="00626271" w:rsidRDefault="00000000">
      <w:pPr>
        <w:pStyle w:val="Bibliography"/>
        <w:rPr>
          <w:ins w:id="524" w:author="Bermond Scoggins" w:date="2024-05-11T21:45:00Z"/>
        </w:rPr>
      </w:pPr>
      <w:bookmarkStart w:id="525" w:name="ref-Shu2012-nr"/>
      <w:bookmarkEnd w:id="522"/>
      <w:ins w:id="526" w:author="Bermond Scoggins" w:date="2024-05-11T21:45:00Z">
        <w:r>
          <w:t xml:space="preserve">36. </w:t>
        </w:r>
        <w:r>
          <w:tab/>
          <w:t xml:space="preserve">Shu LL, Mazar N, Gino F, </w:t>
        </w:r>
        <w:proofErr w:type="spellStart"/>
        <w:r>
          <w:t>Ariely</w:t>
        </w:r>
        <w:proofErr w:type="spellEnd"/>
        <w:r>
          <w:t xml:space="preserve"> D, Bazerman MH. Signing at the beginning makes ethics salient and decreases dishonest self-reports in comparison to signing at the end. Vol. 109, Proceedings of the National Academy of Sciences.</w:t>
        </w:r>
      </w:ins>
      <w:moveToRangeStart w:id="527" w:author="Bermond Scoggins" w:date="2024-05-11T21:45:00Z" w:name="move166356362"/>
      <w:moveTo w:id="528" w:author="Bermond Scoggins" w:date="2024-05-11T21:45:00Z">
        <w:r>
          <w:t xml:space="preserve"> 2012. </w:t>
        </w:r>
      </w:moveTo>
      <w:moveToRangeEnd w:id="527"/>
      <w:ins w:id="529" w:author="Bermond Scoggins" w:date="2024-05-11T21:45:00Z">
        <w:r>
          <w:t xml:space="preserve">p. 15197–200. </w:t>
        </w:r>
      </w:ins>
    </w:p>
    <w:p w14:paraId="330957ED" w14:textId="77777777" w:rsidR="00626271" w:rsidRDefault="00000000">
      <w:pPr>
        <w:pStyle w:val="Bibliography"/>
        <w:rPr>
          <w:ins w:id="530" w:author="Bermond Scoggins" w:date="2024-05-11T21:45:00Z"/>
        </w:rPr>
      </w:pPr>
      <w:bookmarkStart w:id="531" w:name="ref-Kristal2020-rh"/>
      <w:bookmarkEnd w:id="525"/>
      <w:ins w:id="532" w:author="Bermond Scoggins" w:date="2024-05-11T21:45:00Z">
        <w:r>
          <w:t xml:space="preserve">37. </w:t>
        </w:r>
        <w:r>
          <w:tab/>
          <w:t xml:space="preserve">Kristal AS, Whillans AV, Bazerman MH, Gino F, Shu LL, Mazar N, et al. Signing at the beginning versus at the end does not decrease dishonesty. Proc Natl </w:t>
        </w:r>
        <w:proofErr w:type="spellStart"/>
        <w:r>
          <w:t>Acad</w:t>
        </w:r>
        <w:proofErr w:type="spellEnd"/>
        <w:r>
          <w:t xml:space="preserve"> Sci U S A. 2020 Mar;117(13):7103–7. </w:t>
        </w:r>
      </w:ins>
    </w:p>
    <w:p w14:paraId="087EDFB1" w14:textId="77777777" w:rsidR="00626271" w:rsidRDefault="00000000">
      <w:pPr>
        <w:pStyle w:val="Bibliography"/>
        <w:rPr>
          <w:ins w:id="533" w:author="Bermond Scoggins" w:date="2024-05-11T21:45:00Z"/>
        </w:rPr>
      </w:pPr>
      <w:bookmarkStart w:id="534" w:name="ref-Leif2021-fo"/>
      <w:bookmarkEnd w:id="531"/>
      <w:ins w:id="535" w:author="Bermond Scoggins" w:date="2024-05-11T21:45:00Z">
        <w:r>
          <w:t xml:space="preserve">38. </w:t>
        </w:r>
        <w:r>
          <w:tab/>
          <w:t xml:space="preserve">Nelson LD, </w:t>
        </w:r>
        <w:proofErr w:type="spellStart"/>
        <w:r>
          <w:t>Simonsohn</w:t>
        </w:r>
        <w:proofErr w:type="spellEnd"/>
        <w:r>
          <w:t xml:space="preserve"> U, Simmons JP. [98] evidence of fraud in an influential field experiment about dishonesty. </w:t>
        </w:r>
        <w:r>
          <w:fldChar w:fldCharType="begin"/>
        </w:r>
        <w:r>
          <w:instrText>HYPERLINK "http://datacolada.org/98" \h</w:instrText>
        </w:r>
        <w:r>
          <w:fldChar w:fldCharType="separate"/>
        </w:r>
        <w:r>
          <w:rPr>
            <w:rStyle w:val="Hyperlink"/>
          </w:rPr>
          <w:t>http://datacolada.org/98</w:t>
        </w:r>
        <w:r>
          <w:rPr>
            <w:rStyle w:val="Hyperlink"/>
          </w:rPr>
          <w:fldChar w:fldCharType="end"/>
        </w:r>
        <w:r>
          <w:t xml:space="preserve">; 2021. </w:t>
        </w:r>
      </w:ins>
    </w:p>
    <w:p w14:paraId="06582C72" w14:textId="77777777" w:rsidR="00626271" w:rsidRDefault="00000000">
      <w:pPr>
        <w:pStyle w:val="Bibliography"/>
        <w:rPr>
          <w:ins w:id="536" w:author="Bermond Scoggins" w:date="2024-05-11T21:45:00Z"/>
        </w:rPr>
      </w:pPr>
      <w:bookmarkStart w:id="537" w:name="ref-Simmons2021-qm"/>
      <w:bookmarkEnd w:id="534"/>
      <w:ins w:id="538" w:author="Bermond Scoggins" w:date="2024-05-11T21:45:00Z">
        <w:r>
          <w:t xml:space="preserve">39. </w:t>
        </w:r>
        <w:r>
          <w:tab/>
          <w:t xml:space="preserve">Simmons J, Nelson L, </w:t>
        </w:r>
        <w:proofErr w:type="spellStart"/>
        <w:r>
          <w:t>Simonsohn</w:t>
        </w:r>
        <w:proofErr w:type="spellEnd"/>
        <w:r>
          <w:t xml:space="preserve"> U. Pre‐registration: Why and how. J </w:t>
        </w:r>
        <w:proofErr w:type="spellStart"/>
        <w:r>
          <w:t>Consum</w:t>
        </w:r>
        <w:proofErr w:type="spellEnd"/>
        <w:r>
          <w:t xml:space="preserve"> Psychol. 2021 Jan;31(1):151–62. </w:t>
        </w:r>
      </w:ins>
    </w:p>
    <w:p w14:paraId="7FADCC27" w14:textId="77777777" w:rsidR="00626271" w:rsidRDefault="00000000">
      <w:pPr>
        <w:pStyle w:val="Bibliography"/>
        <w:rPr>
          <w:ins w:id="539" w:author="Bermond Scoggins" w:date="2024-05-11T21:45:00Z"/>
        </w:rPr>
      </w:pPr>
      <w:bookmarkStart w:id="540" w:name="ref-Nosek2018-an"/>
      <w:bookmarkEnd w:id="537"/>
      <w:ins w:id="541" w:author="Bermond Scoggins" w:date="2024-05-11T21:45:00Z">
        <w:r>
          <w:t xml:space="preserve">40. </w:t>
        </w:r>
        <w:r>
          <w:tab/>
        </w:r>
        <w:proofErr w:type="spellStart"/>
        <w:r>
          <w:t>Nosek</w:t>
        </w:r>
        <w:proofErr w:type="spellEnd"/>
        <w:r>
          <w:t xml:space="preserve"> BA, Ebersole CR, DeHaven AC, Mellor DT. The preregistration revolution. Proc Natl </w:t>
        </w:r>
        <w:proofErr w:type="spellStart"/>
        <w:r>
          <w:t>Acad</w:t>
        </w:r>
        <w:proofErr w:type="spellEnd"/>
        <w:r>
          <w:t xml:space="preserve"> Sci U S A. 2018 Mar;115(11):2600–6. </w:t>
        </w:r>
      </w:ins>
    </w:p>
    <w:p w14:paraId="497E03F5" w14:textId="77777777" w:rsidR="00626271" w:rsidRDefault="00000000">
      <w:pPr>
        <w:pStyle w:val="Bibliography"/>
        <w:rPr>
          <w:ins w:id="542" w:author="Bermond Scoggins" w:date="2024-05-11T21:45:00Z"/>
        </w:rPr>
      </w:pPr>
      <w:bookmarkStart w:id="543" w:name="ref-Klein2014-sm"/>
      <w:bookmarkEnd w:id="540"/>
      <w:ins w:id="544" w:author="Bermond Scoggins" w:date="2024-05-11T21:45:00Z">
        <w:r>
          <w:t xml:space="preserve">41. </w:t>
        </w:r>
        <w:r>
          <w:tab/>
          <w:t xml:space="preserve">Klein RA, Ratliff KA, </w:t>
        </w:r>
        <w:proofErr w:type="spellStart"/>
        <w:r>
          <w:t>Vianello</w:t>
        </w:r>
        <w:proofErr w:type="spellEnd"/>
        <w:r>
          <w:t xml:space="preserve"> M, Adams RB Jr, </w:t>
        </w:r>
        <w:proofErr w:type="spellStart"/>
        <w:r>
          <w:t>Bahnı́k</w:t>
        </w:r>
        <w:proofErr w:type="spellEnd"/>
        <w:r>
          <w:t xml:space="preserve"> Š, Bernstein MJ, et al. Investigating variation in replicability: A “many labs” replication project. Soc Psychol. 2014;45(3):142–52. </w:t>
        </w:r>
      </w:ins>
    </w:p>
    <w:p w14:paraId="026A975D" w14:textId="77777777" w:rsidR="00626271" w:rsidRDefault="00000000">
      <w:pPr>
        <w:pStyle w:val="Bibliography"/>
        <w:rPr>
          <w:ins w:id="545" w:author="Bermond Scoggins" w:date="2024-05-11T21:45:00Z"/>
        </w:rPr>
      </w:pPr>
      <w:bookmarkStart w:id="546" w:name="ref-Klein2018-gr"/>
      <w:bookmarkEnd w:id="543"/>
      <w:ins w:id="547" w:author="Bermond Scoggins" w:date="2024-05-11T21:45:00Z">
        <w:r>
          <w:t xml:space="preserve">42. </w:t>
        </w:r>
        <w:r>
          <w:tab/>
          <w:t xml:space="preserve">Klein RA, </w:t>
        </w:r>
        <w:proofErr w:type="spellStart"/>
        <w:r>
          <w:t>Vianello</w:t>
        </w:r>
        <w:proofErr w:type="spellEnd"/>
        <w:r>
          <w:t xml:space="preserve"> M, </w:t>
        </w:r>
        <w:proofErr w:type="spellStart"/>
        <w:r>
          <w:t>Hasselman</w:t>
        </w:r>
        <w:proofErr w:type="spellEnd"/>
        <w:r>
          <w:t xml:space="preserve"> F, Adams BG, Adams RB, </w:t>
        </w:r>
        <w:proofErr w:type="spellStart"/>
        <w:r>
          <w:t>Alper</w:t>
        </w:r>
        <w:proofErr w:type="spellEnd"/>
        <w:r>
          <w:t xml:space="preserve"> S, et al. Many labs 2: Investigating variation in replicability across samples and settings. Advances in Methods and Practices in Psychological Science. 2018 Dec;1(4):443–90. </w:t>
        </w:r>
      </w:ins>
    </w:p>
    <w:p w14:paraId="4E3D7797" w14:textId="77777777" w:rsidR="00626271" w:rsidRDefault="00000000">
      <w:pPr>
        <w:pStyle w:val="Bibliography"/>
        <w:rPr>
          <w:ins w:id="548" w:author="Bermond Scoggins" w:date="2024-05-11T21:45:00Z"/>
        </w:rPr>
      </w:pPr>
      <w:bookmarkStart w:id="549" w:name="ref-Kaplan2015-fj"/>
      <w:bookmarkEnd w:id="546"/>
      <w:ins w:id="550" w:author="Bermond Scoggins" w:date="2024-05-11T21:45:00Z">
        <w:r>
          <w:t xml:space="preserve">43. </w:t>
        </w:r>
        <w:r>
          <w:tab/>
          <w:t xml:space="preserve">Kaplan RM, Irvin VL. Likelihood of null effects of large NHLBI clinical trials has increased over time. </w:t>
        </w:r>
        <w:proofErr w:type="spellStart"/>
        <w:r>
          <w:t>PLoS</w:t>
        </w:r>
        <w:proofErr w:type="spellEnd"/>
        <w:r>
          <w:t xml:space="preserve"> One. 2015 Aug;10(8). </w:t>
        </w:r>
      </w:ins>
    </w:p>
    <w:p w14:paraId="2721CD87" w14:textId="77777777" w:rsidR="00626271" w:rsidRDefault="00000000">
      <w:pPr>
        <w:pStyle w:val="Bibliography"/>
        <w:rPr>
          <w:ins w:id="551" w:author="Bermond Scoggins" w:date="2024-05-11T21:45:00Z"/>
        </w:rPr>
      </w:pPr>
      <w:bookmarkStart w:id="552" w:name="ref-Scheel2021-wa"/>
      <w:bookmarkEnd w:id="549"/>
      <w:ins w:id="553" w:author="Bermond Scoggins" w:date="2024-05-11T21:45:00Z">
        <w:r>
          <w:t xml:space="preserve">44. </w:t>
        </w:r>
        <w:r>
          <w:tab/>
          <w:t xml:space="preserve">Scheel AM, </w:t>
        </w:r>
        <w:proofErr w:type="spellStart"/>
        <w:r>
          <w:t>Schijen</w:t>
        </w:r>
        <w:proofErr w:type="spellEnd"/>
        <w:r>
          <w:t xml:space="preserve"> MRMJ, </w:t>
        </w:r>
        <w:proofErr w:type="spellStart"/>
        <w:r>
          <w:t>Lakens</w:t>
        </w:r>
        <w:proofErr w:type="spellEnd"/>
        <w:r>
          <w:t xml:space="preserve"> D. An excess of positive results: Comparing the standard psychology literature with registered reports. Advances in Methods and Practices in Psychological Science. 2021 Apr;4(2). </w:t>
        </w:r>
      </w:ins>
    </w:p>
    <w:p w14:paraId="56D66D36" w14:textId="77777777" w:rsidR="00626271" w:rsidRDefault="00000000">
      <w:pPr>
        <w:pStyle w:val="Bibliography"/>
        <w:rPr>
          <w:ins w:id="554" w:author="Bermond Scoggins" w:date="2024-05-11T21:45:00Z"/>
        </w:rPr>
      </w:pPr>
      <w:bookmarkStart w:id="555" w:name="ref-Lakens2019-lt"/>
      <w:bookmarkEnd w:id="552"/>
      <w:ins w:id="556" w:author="Bermond Scoggins" w:date="2024-05-11T21:45:00Z">
        <w:r>
          <w:t xml:space="preserve">45. </w:t>
        </w:r>
        <w:r>
          <w:tab/>
        </w:r>
        <w:proofErr w:type="spellStart"/>
        <w:r>
          <w:t>Lakens</w:t>
        </w:r>
        <w:proofErr w:type="spellEnd"/>
        <w:r>
          <w:t xml:space="preserve"> D. The value of preregistration for psychological science: A conceptual analysis. </w:t>
        </w:r>
        <w:proofErr w:type="spellStart"/>
        <w:r>
          <w:t>PsyArXiv</w:t>
        </w:r>
        <w:proofErr w:type="spellEnd"/>
        <w:r>
          <w:t xml:space="preserve">. 2019. </w:t>
        </w:r>
      </w:ins>
    </w:p>
    <w:p w14:paraId="7B28A128" w14:textId="77777777" w:rsidR="00626271" w:rsidRDefault="00000000">
      <w:pPr>
        <w:pStyle w:val="Bibliography"/>
        <w:rPr>
          <w:ins w:id="557" w:author="Bermond Scoggins" w:date="2024-05-11T21:45:00Z"/>
        </w:rPr>
      </w:pPr>
      <w:bookmarkStart w:id="558" w:name="ref-Claesen2019-th"/>
      <w:bookmarkEnd w:id="555"/>
      <w:ins w:id="559" w:author="Bermond Scoggins" w:date="2024-05-11T21:45:00Z">
        <w:r>
          <w:t xml:space="preserve">46. </w:t>
        </w:r>
        <w:r>
          <w:tab/>
        </w:r>
        <w:proofErr w:type="spellStart"/>
        <w:r>
          <w:t>Claesen</w:t>
        </w:r>
        <w:proofErr w:type="spellEnd"/>
        <w:r>
          <w:t xml:space="preserve"> A, Gomes SLBT, </w:t>
        </w:r>
        <w:proofErr w:type="spellStart"/>
        <w:r>
          <w:t>Tuerlinckx</w:t>
        </w:r>
        <w:proofErr w:type="spellEnd"/>
        <w:r>
          <w:t xml:space="preserve"> F, </w:t>
        </w:r>
        <w:proofErr w:type="spellStart"/>
        <w:r>
          <w:t>Vanpaemel</w:t>
        </w:r>
        <w:proofErr w:type="spellEnd"/>
        <w:r>
          <w:t xml:space="preserve"> W. Preregistration: Comparing dream to reality. 2019. </w:t>
        </w:r>
      </w:ins>
    </w:p>
    <w:p w14:paraId="60BB74FD" w14:textId="77777777" w:rsidR="00626271" w:rsidRDefault="00000000">
      <w:pPr>
        <w:pStyle w:val="Bibliography"/>
        <w:rPr>
          <w:ins w:id="560" w:author="Bermond Scoggins" w:date="2024-05-11T21:45:00Z"/>
        </w:rPr>
      </w:pPr>
      <w:bookmarkStart w:id="561" w:name="ref-Franco2014-nw"/>
      <w:bookmarkEnd w:id="558"/>
      <w:ins w:id="562" w:author="Bermond Scoggins" w:date="2024-05-11T21:45:00Z">
        <w:r>
          <w:lastRenderedPageBreak/>
          <w:t xml:space="preserve">47. </w:t>
        </w:r>
        <w:r>
          <w:tab/>
          <w:t xml:space="preserve">Franco A, Malhotra N, </w:t>
        </w:r>
        <w:proofErr w:type="spellStart"/>
        <w:r>
          <w:t>Simonovits</w:t>
        </w:r>
        <w:proofErr w:type="spellEnd"/>
        <w:r>
          <w:t xml:space="preserve"> G. Unlocking the file drawer. Science. 2014;345(6203):1502–5. </w:t>
        </w:r>
      </w:ins>
    </w:p>
    <w:p w14:paraId="1283F8B0" w14:textId="77777777" w:rsidR="00626271" w:rsidRDefault="00000000">
      <w:pPr>
        <w:pStyle w:val="Bibliography"/>
        <w:rPr>
          <w:ins w:id="563" w:author="Bermond Scoggins" w:date="2024-05-11T21:45:00Z"/>
        </w:rPr>
      </w:pPr>
      <w:bookmarkStart w:id="564" w:name="ref-Ofosu_2020-xo"/>
      <w:bookmarkEnd w:id="561"/>
      <w:ins w:id="565" w:author="Bermond Scoggins" w:date="2024-05-11T21:45:00Z">
        <w:r>
          <w:t xml:space="preserve">48. </w:t>
        </w:r>
        <w:r>
          <w:tab/>
          <w:t xml:space="preserve">Ofosu GK, Posner DN. Pre-analysis plans: An early stocktaking. Perspectives on Politics. 2020;1–17. </w:t>
        </w:r>
      </w:ins>
    </w:p>
    <w:p w14:paraId="6BE82531" w14:textId="77777777" w:rsidR="00626271" w:rsidRDefault="00000000">
      <w:pPr>
        <w:pStyle w:val="Bibliography"/>
        <w:rPr>
          <w:ins w:id="566" w:author="Bermond Scoggins" w:date="2024-05-11T21:45:00Z"/>
        </w:rPr>
      </w:pPr>
      <w:bookmarkStart w:id="567" w:name="ref-James2021-mw"/>
      <w:bookmarkEnd w:id="564"/>
      <w:ins w:id="568" w:author="Bermond Scoggins" w:date="2024-05-11T21:45:00Z">
        <w:r>
          <w:t xml:space="preserve">49. </w:t>
        </w:r>
        <w:r>
          <w:tab/>
          <w:t xml:space="preserve">James GM, Witten D, Hastie T, </w:t>
        </w:r>
        <w:proofErr w:type="spellStart"/>
        <w:r>
          <w:t>Tibshirani</w:t>
        </w:r>
        <w:proofErr w:type="spellEnd"/>
        <w:r>
          <w:t xml:space="preserve"> R. An introduction to statistical learning: With applications in R. Springer Nature; 2021. </w:t>
        </w:r>
      </w:ins>
    </w:p>
    <w:p w14:paraId="43E7BDEA" w14:textId="77777777" w:rsidR="00626271" w:rsidRDefault="00000000">
      <w:pPr>
        <w:pStyle w:val="Bibliography"/>
        <w:rPr>
          <w:ins w:id="569" w:author="Bermond Scoggins" w:date="2024-05-11T21:45:00Z"/>
        </w:rPr>
      </w:pPr>
      <w:bookmarkStart w:id="570" w:name="ref-Cristianini2000-bu"/>
      <w:bookmarkEnd w:id="567"/>
      <w:ins w:id="571" w:author="Bermond Scoggins" w:date="2024-05-11T21:45:00Z">
        <w:r>
          <w:t xml:space="preserve">50. </w:t>
        </w:r>
        <w:r>
          <w:tab/>
        </w:r>
        <w:proofErr w:type="spellStart"/>
        <w:r>
          <w:t>Cristianini</w:t>
        </w:r>
        <w:proofErr w:type="spellEnd"/>
        <w:r>
          <w:t xml:space="preserve"> N, </w:t>
        </w:r>
        <w:proofErr w:type="spellStart"/>
        <w:r>
          <w:t>Shawe</w:t>
        </w:r>
        <w:proofErr w:type="spellEnd"/>
        <w:r>
          <w:t xml:space="preserve">-Taylor J. An introduction to support vector machines and other kernel-based learning methods. Cambridge University Press; 2000. </w:t>
        </w:r>
      </w:ins>
    </w:p>
    <w:p w14:paraId="2C6D9040" w14:textId="77777777" w:rsidR="00626271" w:rsidRDefault="00000000">
      <w:pPr>
        <w:pStyle w:val="Bibliography"/>
        <w:rPr>
          <w:ins w:id="572" w:author="Bermond Scoggins" w:date="2024-05-11T21:45:00Z"/>
        </w:rPr>
      </w:pPr>
      <w:bookmarkStart w:id="573" w:name="ref-Rhys2020-uc"/>
      <w:bookmarkEnd w:id="570"/>
      <w:ins w:id="574" w:author="Bermond Scoggins" w:date="2024-05-11T21:45:00Z">
        <w:r>
          <w:t xml:space="preserve">51. </w:t>
        </w:r>
        <w:r>
          <w:tab/>
          <w:t xml:space="preserve">Rhys H. Machine learning with r, the </w:t>
        </w:r>
        <w:proofErr w:type="spellStart"/>
        <w:r>
          <w:t>tidyverse</w:t>
        </w:r>
        <w:proofErr w:type="spellEnd"/>
        <w:r>
          <w:t xml:space="preserve">, and </w:t>
        </w:r>
        <w:proofErr w:type="spellStart"/>
        <w:r>
          <w:t>mlr</w:t>
        </w:r>
        <w:proofErr w:type="spellEnd"/>
        <w:r>
          <w:t xml:space="preserve">. Simon; Schuster; 2020. </w:t>
        </w:r>
      </w:ins>
    </w:p>
    <w:p w14:paraId="0243C3B7" w14:textId="77777777" w:rsidR="00626271" w:rsidRDefault="00000000">
      <w:pPr>
        <w:pStyle w:val="Bibliography"/>
        <w:rPr>
          <w:ins w:id="575" w:author="Bermond Scoggins" w:date="2024-05-11T21:45:00Z"/>
        </w:rPr>
      </w:pPr>
      <w:bookmarkStart w:id="576" w:name="ref-King1990-hy"/>
      <w:bookmarkEnd w:id="573"/>
      <w:ins w:id="577" w:author="Bermond Scoggins" w:date="2024-05-11T21:45:00Z">
        <w:r>
          <w:t xml:space="preserve">52. </w:t>
        </w:r>
        <w:r>
          <w:tab/>
          <w:t xml:space="preserve">King G. On political methodology. Polit Anal. </w:t>
        </w:r>
        <w:proofErr w:type="gramStart"/>
        <w:r>
          <w:t>1990;2:1</w:t>
        </w:r>
        <w:proofErr w:type="gramEnd"/>
        <w:r>
          <w:t xml:space="preserve">–29. </w:t>
        </w:r>
      </w:ins>
    </w:p>
    <w:p w14:paraId="7CB7FC7F" w14:textId="77777777" w:rsidR="00626271" w:rsidRDefault="00000000">
      <w:pPr>
        <w:pStyle w:val="Bibliography"/>
        <w:rPr>
          <w:ins w:id="578" w:author="Bermond Scoggins" w:date="2024-05-11T21:45:00Z"/>
        </w:rPr>
      </w:pPr>
      <w:bookmarkStart w:id="579" w:name="ref-Shapin2018-ir"/>
      <w:bookmarkEnd w:id="576"/>
      <w:ins w:id="580" w:author="Bermond Scoggins" w:date="2024-05-11T21:45:00Z">
        <w:r>
          <w:t xml:space="preserve">53. </w:t>
        </w:r>
        <w:r>
          <w:tab/>
        </w:r>
        <w:proofErr w:type="spellStart"/>
        <w:r>
          <w:t>Shapin</w:t>
        </w:r>
        <w:proofErr w:type="spellEnd"/>
        <w:r>
          <w:t xml:space="preserve"> S. The scientific revolution. University of Chicago Press; 2018. </w:t>
        </w:r>
      </w:ins>
    </w:p>
    <w:p w14:paraId="395E9D1C" w14:textId="77777777" w:rsidR="00626271" w:rsidRDefault="00000000">
      <w:pPr>
        <w:pStyle w:val="Bibliography"/>
        <w:rPr>
          <w:ins w:id="581" w:author="Bermond Scoggins" w:date="2024-05-11T21:45:00Z"/>
        </w:rPr>
      </w:pPr>
      <w:bookmarkStart w:id="582" w:name="ref-Shapin1995-lj"/>
      <w:bookmarkEnd w:id="579"/>
      <w:ins w:id="583" w:author="Bermond Scoggins" w:date="2024-05-11T21:45:00Z">
        <w:r>
          <w:t xml:space="preserve">54. </w:t>
        </w:r>
        <w:r>
          <w:tab/>
        </w:r>
        <w:proofErr w:type="spellStart"/>
        <w:r>
          <w:t>Shapin</w:t>
        </w:r>
        <w:proofErr w:type="spellEnd"/>
        <w:r>
          <w:t xml:space="preserve"> S. Trust, honesty, and the authority of science. In: Bulger RE, Bobby EM, </w:t>
        </w:r>
        <w:proofErr w:type="spellStart"/>
        <w:r>
          <w:t>Fineberg</w:t>
        </w:r>
        <w:proofErr w:type="spellEnd"/>
        <w:r>
          <w:t xml:space="preserve"> HV, editors. Society’s choices: Social and ethical decision making in biomedicine. National Academy Press; 1995. p.</w:t>
        </w:r>
      </w:ins>
      <w:moveToRangeStart w:id="584" w:author="Bermond Scoggins" w:date="2024-05-11T21:45:00Z" w:name="move166356363"/>
      <w:moveTo w:id="585" w:author="Bermond Scoggins" w:date="2024-05-11T21:45:00Z">
        <w:r>
          <w:t xml:space="preserve"> 388–408. </w:t>
        </w:r>
      </w:moveTo>
      <w:moveToRangeEnd w:id="584"/>
    </w:p>
    <w:p w14:paraId="7DBE0712" w14:textId="77777777" w:rsidR="00626271" w:rsidRDefault="00000000">
      <w:pPr>
        <w:pStyle w:val="Bibliography"/>
        <w:rPr>
          <w:ins w:id="586" w:author="Bermond Scoggins" w:date="2024-05-11T21:45:00Z"/>
        </w:rPr>
      </w:pPr>
      <w:bookmarkStart w:id="587" w:name="ref-Simonsohn2013-fa"/>
      <w:bookmarkEnd w:id="582"/>
      <w:ins w:id="588" w:author="Bermond Scoggins" w:date="2024-05-11T21:45:00Z">
        <w:r>
          <w:t xml:space="preserve">55. </w:t>
        </w:r>
        <w:r>
          <w:tab/>
        </w:r>
        <w:proofErr w:type="spellStart"/>
        <w:r>
          <w:t>Simonsohn</w:t>
        </w:r>
        <w:proofErr w:type="spellEnd"/>
        <w:r>
          <w:t xml:space="preserve"> U. Just post it: The lesson from two cases of fabricated data detected by statistics alone. Psychol Sci. 2013 Oct;24(10):1875–88. </w:t>
        </w:r>
      </w:ins>
    </w:p>
    <w:p w14:paraId="7E223DD0" w14:textId="32727BB0" w:rsidR="00626271" w:rsidRDefault="00000000">
      <w:pPr>
        <w:pStyle w:val="Bibliography"/>
      </w:pPr>
      <w:bookmarkStart w:id="589" w:name="ref-byun2021geopolitical"/>
      <w:bookmarkEnd w:id="587"/>
      <w:ins w:id="590" w:author="Bermond Scoggins" w:date="2024-05-11T21:45:00Z">
        <w:r>
          <w:t xml:space="preserve">56. </w:t>
        </w:r>
        <w:r>
          <w:tab/>
        </w:r>
      </w:ins>
      <w:r>
        <w:t>Byun</w:t>
      </w:r>
      <w:del w:id="591" w:author="Bermond Scoggins" w:date="2024-05-11T21:45:00Z">
        <w:r>
          <w:delText>, Joshua, DG</w:delText>
        </w:r>
      </w:del>
      <w:ins w:id="592" w:author="Bermond Scoggins" w:date="2024-05-11T21:45:00Z">
        <w:r>
          <w:t xml:space="preserve"> J,</w:t>
        </w:r>
      </w:ins>
      <w:r>
        <w:t xml:space="preserve"> Kim</w:t>
      </w:r>
      <w:del w:id="593" w:author="Bermond Scoggins" w:date="2024-05-11T21:45:00Z">
        <w:r>
          <w:delText>, and Sichen</w:delText>
        </w:r>
      </w:del>
      <w:ins w:id="594" w:author="Bermond Scoggins" w:date="2024-05-11T21:45:00Z">
        <w:r>
          <w:t xml:space="preserve"> D,</w:t>
        </w:r>
      </w:ins>
      <w:r>
        <w:t xml:space="preserve"> Li</w:t>
      </w:r>
      <w:del w:id="595" w:author="Bermond Scoggins" w:date="2024-05-11T21:45:00Z">
        <w:r>
          <w:delText>. 2021. “The Geopolitical Consequences</w:delText>
        </w:r>
      </w:del>
      <w:ins w:id="596" w:author="Bermond Scoggins" w:date="2024-05-11T21:45:00Z">
        <w:r>
          <w:t xml:space="preserve"> S. The geopolitical consequences</w:t>
        </w:r>
      </w:ins>
      <w:r>
        <w:t xml:space="preserve"> of COVID-19: Assessing </w:t>
      </w:r>
      <w:del w:id="597" w:author="Bermond Scoggins" w:date="2024-05-11T21:45:00Z">
        <w:r>
          <w:delText>Hawkish Mass Opinion</w:delText>
        </w:r>
      </w:del>
      <w:ins w:id="598" w:author="Bermond Scoggins" w:date="2024-05-11T21:45:00Z">
        <w:r>
          <w:t>hawkish mass opinion</w:t>
        </w:r>
      </w:ins>
      <w:r>
        <w:t xml:space="preserve"> in </w:t>
      </w:r>
      <w:del w:id="599" w:author="Bermond Scoggins" w:date="2024-05-11T21:45:00Z">
        <w:r>
          <w:delText>China.”</w:delText>
        </w:r>
      </w:del>
      <w:proofErr w:type="spellStart"/>
      <w:ins w:id="600" w:author="Bermond Scoggins" w:date="2024-05-11T21:45:00Z">
        <w:r>
          <w:t>china</w:t>
        </w:r>
        <w:proofErr w:type="spellEnd"/>
        <w:r>
          <w:t>.</w:t>
        </w:r>
      </w:ins>
      <w:r>
        <w:t xml:space="preserve"> </w:t>
      </w:r>
      <w:r>
        <w:rPr>
          <w:rPrChange w:id="601" w:author="Bermond Scoggins" w:date="2024-05-11T21:45:00Z">
            <w:rPr>
              <w:i/>
            </w:rPr>
          </w:rPrChange>
        </w:rPr>
        <w:t>Political Science Quarterly</w:t>
      </w:r>
      <w:del w:id="602" w:author="Bermond Scoggins" w:date="2024-05-11T21:45:00Z">
        <w:r>
          <w:delText xml:space="preserve"> </w:delText>
        </w:r>
      </w:del>
      <w:ins w:id="603" w:author="Bermond Scoggins" w:date="2024-05-11T21:45:00Z">
        <w:r>
          <w:t>. 2021;</w:t>
        </w:r>
      </w:ins>
      <w:r>
        <w:t>136</w:t>
      </w:r>
      <w:del w:id="604" w:author="Bermond Scoggins" w:date="2024-05-11T21:45:00Z">
        <w:r>
          <w:delText xml:space="preserve"> </w:delText>
        </w:r>
      </w:del>
      <w:r>
        <w:t>(4):</w:t>
      </w:r>
      <w:del w:id="605" w:author="Bermond Scoggins" w:date="2024-05-11T21:45:00Z">
        <w:r>
          <w:delText xml:space="preserve"> </w:delText>
        </w:r>
      </w:del>
      <w:r>
        <w:t>641–65.</w:t>
      </w:r>
      <w:ins w:id="606" w:author="Bermond Scoggins" w:date="2024-05-11T21:45:00Z">
        <w:r>
          <w:t xml:space="preserve"> </w:t>
        </w:r>
      </w:ins>
    </w:p>
    <w:p w14:paraId="6CFFD18C" w14:textId="77777777" w:rsidR="00B0438F" w:rsidRDefault="00000000">
      <w:pPr>
        <w:pStyle w:val="Bibliography"/>
        <w:rPr>
          <w:del w:id="607" w:author="Bermond Scoggins" w:date="2024-05-11T21:45:00Z"/>
        </w:rPr>
      </w:pPr>
      <w:bookmarkStart w:id="608" w:name="ref-Carney2015-sy"/>
      <w:del w:id="609" w:author="Bermond Scoggins" w:date="2024-05-11T21:45:00Z">
        <w:r>
          <w:delText>Carney, Dana. 2015. “My Position on "Power Poses”.” Website.</w:delText>
        </w:r>
      </w:del>
    </w:p>
    <w:p w14:paraId="2D16D40F" w14:textId="77777777" w:rsidR="00B0438F" w:rsidRDefault="00000000">
      <w:pPr>
        <w:pStyle w:val="Bibliography"/>
        <w:rPr>
          <w:del w:id="610" w:author="Bermond Scoggins" w:date="2024-05-11T21:45:00Z"/>
        </w:rPr>
      </w:pPr>
      <w:bookmarkStart w:id="611" w:name="ref-Carney2010-jp"/>
      <w:bookmarkEnd w:id="608"/>
      <w:del w:id="612" w:author="Bermond Scoggins" w:date="2024-05-11T21:45:00Z">
        <w:r>
          <w:delText xml:space="preserve">Carney, Dana, Amy Cuddy, and Andy Yap. 2010. “Power Posing: Brief Nonverbal Displays Affect Neuroendocrine Levels and Risk Tolerance.” </w:delText>
        </w:r>
        <w:r>
          <w:rPr>
            <w:i/>
            <w:iCs/>
          </w:rPr>
          <w:delText>Psychol. Sci.</w:delText>
        </w:r>
        <w:r>
          <w:delText xml:space="preserve"> 21 (10): 1363–68.</w:delText>
        </w:r>
      </w:del>
    </w:p>
    <w:bookmarkEnd w:id="611"/>
    <w:p w14:paraId="5FD20203" w14:textId="77777777" w:rsidR="00B0438F" w:rsidRDefault="00000000">
      <w:pPr>
        <w:pStyle w:val="Bibliography"/>
        <w:rPr>
          <w:del w:id="613" w:author="Bermond Scoggins" w:date="2024-05-11T21:45:00Z"/>
        </w:rPr>
      </w:pPr>
      <w:del w:id="614" w:author="Bermond Scoggins" w:date="2024-05-11T21:45:00Z">
        <w:r>
          <w:delText xml:space="preserve">Chin, Jason M, Justin T Pickett, Simine Vazire, and Alex O Holcombe. 2021. “Questionable Research Practices and Open Science in Quantitative Criminology.” </w:delText>
        </w:r>
        <w:r>
          <w:rPr>
            <w:i/>
            <w:iCs/>
          </w:rPr>
          <w:delText>J. Quant. Criminol.</w:delText>
        </w:r>
        <w:r>
          <w:delText>, August.</w:delText>
        </w:r>
      </w:del>
    </w:p>
    <w:p w14:paraId="16A420A2" w14:textId="77777777" w:rsidR="00B0438F" w:rsidRDefault="00000000">
      <w:pPr>
        <w:pStyle w:val="Bibliography"/>
        <w:rPr>
          <w:del w:id="615" w:author="Bermond Scoggins" w:date="2024-05-11T21:45:00Z"/>
        </w:rPr>
      </w:pPr>
      <w:del w:id="616" w:author="Bermond Scoggins" w:date="2024-05-11T21:45:00Z">
        <w:r>
          <w:delText>Claesen, Aline, Sara L B T Gomes, Francis Tuerlinckx, and Wolf Vanpaemel. 2019. “Preregistration: Comparing Dream to Reality.”</w:delText>
        </w:r>
      </w:del>
    </w:p>
    <w:p w14:paraId="31849DC6" w14:textId="77777777" w:rsidR="00B0438F" w:rsidRDefault="00000000">
      <w:pPr>
        <w:pStyle w:val="Bibliography"/>
        <w:rPr>
          <w:del w:id="617" w:author="Bermond Scoggins" w:date="2024-05-11T21:45:00Z"/>
        </w:rPr>
      </w:pPr>
      <w:del w:id="618" w:author="Bermond Scoggins" w:date="2024-05-11T21:45:00Z">
        <w:r>
          <w:delText>Clarivate. 2020. “Journal Citation Reports.” 2020.</w:delText>
        </w:r>
      </w:del>
    </w:p>
    <w:p w14:paraId="47A5943D" w14:textId="77777777" w:rsidR="00B0438F" w:rsidRDefault="00000000">
      <w:pPr>
        <w:pStyle w:val="Bibliography"/>
        <w:rPr>
          <w:del w:id="619" w:author="Bermond Scoggins" w:date="2024-05-11T21:45:00Z"/>
        </w:rPr>
      </w:pPr>
      <w:del w:id="620" w:author="Bermond Scoggins" w:date="2024-05-11T21:45:00Z">
        <w:r>
          <w:delText xml:space="preserve">Cristianini, Nello, and John Shawe-Taylor. 2000. </w:delText>
        </w:r>
        <w:r>
          <w:rPr>
            <w:i/>
            <w:iCs/>
          </w:rPr>
          <w:delText>An Introduction to Support Vector Machines and Other Kernel-Based Learning Methods</w:delText>
        </w:r>
        <w:r>
          <w:delText>. Cambridge University Press.</w:delText>
        </w:r>
      </w:del>
    </w:p>
    <w:p w14:paraId="6D14CC3F" w14:textId="77777777" w:rsidR="00B0438F" w:rsidRDefault="00000000">
      <w:pPr>
        <w:pStyle w:val="Bibliography"/>
        <w:rPr>
          <w:del w:id="621" w:author="Bermond Scoggins" w:date="2024-05-11T21:45:00Z"/>
        </w:rPr>
      </w:pPr>
      <w:del w:id="622" w:author="Bermond Scoggins" w:date="2024-05-11T21:45:00Z">
        <w:r>
          <w:delText>Culina, Antica, Ilona van den Berg, Simon Evans, and Alfredo Sánchez-Tójar. 2020. “Low Availability of Code in Ecology: A Call for Urgent Action.”</w:delText>
        </w:r>
      </w:del>
      <w:bookmarkStart w:id="623" w:name="ref-Kim2021-prereg"/>
      <w:bookmarkEnd w:id="589"/>
      <w:ins w:id="624" w:author="Bermond Scoggins" w:date="2024-05-11T21:45:00Z">
        <w:r>
          <w:t xml:space="preserve">57. </w:t>
        </w:r>
        <w:r>
          <w:tab/>
        </w:r>
      </w:ins>
      <w:moveFromRangeStart w:id="625" w:author="Bermond Scoggins" w:date="2024-05-11T21:45:00Z" w:name="move166356359"/>
      <w:moveFrom w:id="626" w:author="Bermond Scoggins" w:date="2024-05-11T21:45:00Z">
        <w:r>
          <w:t xml:space="preserve"> </w:t>
        </w:r>
        <w:r>
          <w:rPr>
            <w:rPrChange w:id="627" w:author="Bermond Scoggins" w:date="2024-05-11T21:45:00Z">
              <w:rPr>
                <w:i/>
              </w:rPr>
            </w:rPrChange>
          </w:rPr>
          <w:t>PLoS Biol.</w:t>
        </w:r>
        <w:r>
          <w:t xml:space="preserve"> </w:t>
        </w:r>
      </w:moveFrom>
      <w:moveFromRangeEnd w:id="625"/>
      <w:del w:id="628" w:author="Bermond Scoggins" w:date="2024-05-11T21:45:00Z">
        <w:r>
          <w:delText>18 (7): e3000763.</w:delText>
        </w:r>
      </w:del>
    </w:p>
    <w:p w14:paraId="51EC8A77" w14:textId="77777777" w:rsidR="00B0438F" w:rsidRDefault="00000000">
      <w:pPr>
        <w:pStyle w:val="Bibliography"/>
        <w:rPr>
          <w:del w:id="629" w:author="Bermond Scoggins" w:date="2024-05-11T21:45:00Z"/>
        </w:rPr>
      </w:pPr>
      <w:del w:id="630" w:author="Bermond Scoggins" w:date="2024-05-11T21:45:00Z">
        <w:r>
          <w:delText xml:space="preserve">Errington, Timothy M, Alexandria Denis, Nicole Perfito, Elizabeth Iorns, and Brian A Nosek. 2021. “Challenges for Assessing Replicability in Preclinical Cancer Biology.” </w:delText>
        </w:r>
        <w:r>
          <w:rPr>
            <w:i/>
            <w:iCs/>
          </w:rPr>
          <w:delText>Elife</w:delText>
        </w:r>
        <w:r>
          <w:delText xml:space="preserve"> 10 (December).</w:delText>
        </w:r>
      </w:del>
    </w:p>
    <w:p w14:paraId="7A88E18D" w14:textId="77777777" w:rsidR="00B0438F" w:rsidRDefault="00000000">
      <w:pPr>
        <w:pStyle w:val="Bibliography"/>
        <w:rPr>
          <w:del w:id="631" w:author="Bermond Scoggins" w:date="2024-05-11T21:45:00Z"/>
        </w:rPr>
      </w:pPr>
      <w:del w:id="632" w:author="Bermond Scoggins" w:date="2024-05-11T21:45:00Z">
        <w:r>
          <w:delText xml:space="preserve">Franco, Annie, Neil Malhotra, and Gabor Simonovits. 2014. “Unlocking the File Drawer.” </w:delText>
        </w:r>
        <w:r>
          <w:rPr>
            <w:i/>
            <w:iCs/>
          </w:rPr>
          <w:delText>Science</w:delText>
        </w:r>
        <w:r>
          <w:delText xml:space="preserve"> 345 (6203): 1502–5.</w:delText>
        </w:r>
      </w:del>
    </w:p>
    <w:p w14:paraId="7041D4C2" w14:textId="77777777" w:rsidR="00B0438F" w:rsidRDefault="00000000">
      <w:pPr>
        <w:pStyle w:val="Bibliography"/>
        <w:rPr>
          <w:del w:id="633" w:author="Bermond Scoggins" w:date="2024-05-11T21:45:00Z"/>
        </w:rPr>
      </w:pPr>
      <w:del w:id="634" w:author="Bermond Scoggins" w:date="2024-05-11T21:45:00Z">
        <w:r>
          <w:delText xml:space="preserve">Gelman, Andrew, and Eric Loken. 2014. “The Statistical Crisis in Science: Data-Dependent Analysis–a ‘Garden of Forking Paths’–Explains Why Many Statistically Significant Comparisons Don’t Hold Up.” </w:delText>
        </w:r>
        <w:r>
          <w:rPr>
            <w:i/>
            <w:iCs/>
          </w:rPr>
          <w:delText>Am. Sci.</w:delText>
        </w:r>
        <w:r>
          <w:delText xml:space="preserve"> 102: 460+.</w:delText>
        </w:r>
      </w:del>
    </w:p>
    <w:p w14:paraId="288BFDF4" w14:textId="77777777" w:rsidR="00B0438F" w:rsidRDefault="00000000">
      <w:pPr>
        <w:pStyle w:val="Bibliography"/>
        <w:rPr>
          <w:del w:id="635" w:author="Bermond Scoggins" w:date="2024-05-11T21:45:00Z"/>
        </w:rPr>
      </w:pPr>
      <w:del w:id="636" w:author="Bermond Scoggins" w:date="2024-05-11T21:45:00Z">
        <w:r>
          <w:delText xml:space="preserve">Grossman, Jonathan, and Ami Pedahzur. 2020. “Can We Do Better? Replication and Online Appendices in Political Science.” </w:delText>
        </w:r>
        <w:r>
          <w:rPr>
            <w:i/>
            <w:iCs/>
          </w:rPr>
          <w:delText>Perspectives on Politics</w:delText>
        </w:r>
        <w:r>
          <w:delText>, 1–6.</w:delText>
        </w:r>
      </w:del>
    </w:p>
    <w:p w14:paraId="1D9A4DA3" w14:textId="77777777" w:rsidR="00B0438F" w:rsidRDefault="00000000">
      <w:pPr>
        <w:pStyle w:val="Bibliography"/>
        <w:rPr>
          <w:del w:id="637" w:author="Bermond Scoggins" w:date="2024-05-11T21:45:00Z"/>
        </w:rPr>
      </w:pPr>
      <w:del w:id="638" w:author="Bermond Scoggins" w:date="2024-05-11T21:45:00Z">
        <w:r>
          <w:delText xml:space="preserve">Hardwicke, Tom E, Manuel Bohn, Kyle MacDonald, Emily Hembacher, Michèle B Nuijten, Benjamin N Peloquin, Benjamin E DeMayo, Bria Long, Erica J Yoon, and Michael C Frank. 2021. “Analytic Reproducibility in Articles Receiving Open Data Badges at the Journal Psychological Science: An Observational Study.” </w:delText>
        </w:r>
        <w:r>
          <w:rPr>
            <w:i/>
            <w:iCs/>
          </w:rPr>
          <w:delText>Royal Society Open Science</w:delText>
        </w:r>
        <w:r>
          <w:delText xml:space="preserve"> 8 (1): 201494.</w:delText>
        </w:r>
      </w:del>
    </w:p>
    <w:p w14:paraId="43A13171" w14:textId="77777777" w:rsidR="00B0438F" w:rsidRDefault="00000000">
      <w:pPr>
        <w:pStyle w:val="Bibliography"/>
        <w:rPr>
          <w:del w:id="639" w:author="Bermond Scoggins" w:date="2024-05-11T21:45:00Z"/>
        </w:rPr>
      </w:pPr>
      <w:del w:id="640" w:author="Bermond Scoggins" w:date="2024-05-11T21:45:00Z">
        <w:r>
          <w:delText xml:space="preserve">Hardwicke, Tom E, Robert T Thibault, Jessica E Kosie, Joshua D Wallach, Mallory C Kidwell, and John P A Ioannidis. 2021. “Estimating the Prevalence of Transparency and Reproducibility-Related Research Practices in Psychology (2014-2017).” </w:delText>
        </w:r>
        <w:r>
          <w:rPr>
            <w:i/>
            <w:iCs/>
          </w:rPr>
          <w:delText>Perspect. Psychol. Sci.</w:delText>
        </w:r>
        <w:r>
          <w:delText>, March.</w:delText>
        </w:r>
      </w:del>
    </w:p>
    <w:p w14:paraId="19F2A3FB" w14:textId="77777777" w:rsidR="00B0438F" w:rsidRDefault="00000000">
      <w:pPr>
        <w:pStyle w:val="Bibliography"/>
        <w:rPr>
          <w:del w:id="641" w:author="Bermond Scoggins" w:date="2024-05-11T21:45:00Z"/>
        </w:rPr>
      </w:pPr>
      <w:del w:id="642" w:author="Bermond Scoggins" w:date="2024-05-11T21:45:00Z">
        <w:r>
          <w:delText>Hilgard, Joseph. 2020. “Curious Features of Data in Zhang Et Al. (2019).” OSF.</w:delText>
        </w:r>
      </w:del>
    </w:p>
    <w:p w14:paraId="03FB2F2D" w14:textId="77777777" w:rsidR="00B0438F" w:rsidRDefault="00000000">
      <w:pPr>
        <w:pStyle w:val="Bibliography"/>
        <w:rPr>
          <w:del w:id="643" w:author="Bermond Scoggins" w:date="2024-05-11T21:45:00Z"/>
        </w:rPr>
      </w:pPr>
      <w:del w:id="644" w:author="Bermond Scoggins" w:date="2024-05-11T21:45:00Z">
        <w:r>
          <w:delText>———.</w:delText>
        </w:r>
      </w:del>
      <w:moveFromRangeStart w:id="645" w:author="Bermond Scoggins" w:date="2024-05-11T21:45:00Z" w:name="move166356361"/>
      <w:moveFrom w:id="646" w:author="Bermond Scoggins" w:date="2024-05-11T21:45:00Z">
        <w:r>
          <w:t xml:space="preserve"> 2021. </w:t>
        </w:r>
      </w:moveFrom>
      <w:moveFromRangeEnd w:id="645"/>
      <w:del w:id="647" w:author="Bermond Scoggins" w:date="2024-05-11T21:45:00Z">
        <w:r>
          <w:delText xml:space="preserve">“I Tried to Report Scientific Misconduct. How Did It Go?” 2021. </w:delText>
        </w:r>
        <w:r>
          <w:fldChar w:fldCharType="begin"/>
        </w:r>
        <w:r>
          <w:delInstrText>HYPERLINK "http://crystalprisonzone.blogspot.com/2021/01/i-tried-to-report-scientific-misconduct.html" \h</w:delInstrText>
        </w:r>
        <w:r>
          <w:fldChar w:fldCharType="separate"/>
        </w:r>
        <w:r>
          <w:rPr>
            <w:rStyle w:val="Hyperlink"/>
          </w:rPr>
          <w:delText>http://crystalprisonzone.blogspot.com/2021/01/i-tried-to-report-scientific-misconduct.html</w:delText>
        </w:r>
        <w:r>
          <w:rPr>
            <w:rStyle w:val="Hyperlink"/>
          </w:rPr>
          <w:fldChar w:fldCharType="end"/>
        </w:r>
        <w:r>
          <w:delText>.</w:delText>
        </w:r>
      </w:del>
    </w:p>
    <w:p w14:paraId="564D9335" w14:textId="77777777" w:rsidR="00B0438F" w:rsidRDefault="00000000">
      <w:pPr>
        <w:pStyle w:val="Bibliography"/>
        <w:rPr>
          <w:del w:id="648" w:author="Bermond Scoggins" w:date="2024-05-11T21:45:00Z"/>
        </w:rPr>
      </w:pPr>
      <w:del w:id="649" w:author="Bermond Scoggins" w:date="2024-05-11T21:45:00Z">
        <w:r>
          <w:delText xml:space="preserve">James, Gareth Michael, Daniela Witten, Trevor Hastie, and Robert Tibshirani. 2021. </w:delText>
        </w:r>
        <w:r>
          <w:rPr>
            <w:i/>
            <w:iCs/>
          </w:rPr>
          <w:delText>An Introduction to Statistical Learning: With Applications in R</w:delText>
        </w:r>
        <w:r>
          <w:delText>. Springer Nature.</w:delText>
        </w:r>
      </w:del>
    </w:p>
    <w:p w14:paraId="79154B7E" w14:textId="77777777" w:rsidR="00B0438F" w:rsidRDefault="00000000">
      <w:pPr>
        <w:pStyle w:val="Bibliography"/>
        <w:rPr>
          <w:del w:id="650" w:author="Bermond Scoggins" w:date="2024-05-11T21:45:00Z"/>
        </w:rPr>
      </w:pPr>
      <w:del w:id="651" w:author="Bermond Scoggins" w:date="2024-05-11T21:45:00Z">
        <w:r>
          <w:delText xml:space="preserve">Janz, Nicole. 2016. “Bringing the Gold Standard into the Classroom: Replication in University Teaching.” </w:delText>
        </w:r>
        <w:r>
          <w:rPr>
            <w:i/>
            <w:iCs/>
          </w:rPr>
          <w:delText>Int Stud Perspect</w:delText>
        </w:r>
        <w:r>
          <w:delText xml:space="preserve"> 17 (4): 392–407.</w:delText>
        </w:r>
      </w:del>
    </w:p>
    <w:p w14:paraId="40FE088D" w14:textId="77777777" w:rsidR="00B0438F" w:rsidRDefault="00000000">
      <w:pPr>
        <w:pStyle w:val="Bibliography"/>
        <w:rPr>
          <w:del w:id="652" w:author="Bermond Scoggins" w:date="2024-05-11T21:45:00Z"/>
        </w:rPr>
      </w:pPr>
      <w:del w:id="653" w:author="Bermond Scoggins" w:date="2024-05-11T21:45:00Z">
        <w:r>
          <w:delText xml:space="preserve">John, Leslie K, George Loewenstein, and Drazen Prelec. 2012. “Measuring the Prevalence of Questionable Research Practices with Incentives for Truth Telling.” </w:delText>
        </w:r>
        <w:r>
          <w:rPr>
            <w:i/>
            <w:iCs/>
          </w:rPr>
          <w:delText>Psychol. Sci.</w:delText>
        </w:r>
        <w:r>
          <w:delText xml:space="preserve"> 23 (5): 524–32.</w:delText>
        </w:r>
      </w:del>
    </w:p>
    <w:p w14:paraId="6C9AD2BA" w14:textId="77777777" w:rsidR="00B0438F" w:rsidRDefault="00000000">
      <w:pPr>
        <w:pStyle w:val="Bibliography"/>
        <w:rPr>
          <w:del w:id="654" w:author="Bermond Scoggins" w:date="2024-05-11T21:45:00Z"/>
        </w:rPr>
      </w:pPr>
      <w:del w:id="655" w:author="Bermond Scoggins" w:date="2024-05-11T21:45:00Z">
        <w:r>
          <w:delText xml:space="preserve">Kaplan, Robert M, and Veronica L Irvin. 2015. “Likelihood of Null Effects of Large NHLBI Clinical Trials Has Increased over Time.” </w:delText>
        </w:r>
        <w:r>
          <w:rPr>
            <w:i/>
            <w:iCs/>
          </w:rPr>
          <w:delText>PLoS One</w:delText>
        </w:r>
        <w:r>
          <w:delText xml:space="preserve"> 10 (8).</w:delText>
        </w:r>
      </w:del>
    </w:p>
    <w:p w14:paraId="0A930AAE" w14:textId="77777777" w:rsidR="00B0438F" w:rsidRDefault="00000000">
      <w:pPr>
        <w:pStyle w:val="Bibliography"/>
        <w:rPr>
          <w:del w:id="656" w:author="Bermond Scoggins" w:date="2024-05-11T21:45:00Z"/>
        </w:rPr>
      </w:pPr>
      <w:del w:id="657" w:author="Bermond Scoggins" w:date="2024-05-11T21:45:00Z">
        <w:r>
          <w:delText xml:space="preserve">Key, Ellen M. 2016. “How Are We Doing? Data Access and Replication in Political Science.” </w:delText>
        </w:r>
        <w:r>
          <w:rPr>
            <w:i/>
            <w:iCs/>
          </w:rPr>
          <w:delText>PS Polit. Sci. Polit.</w:delText>
        </w:r>
        <w:r>
          <w:delText xml:space="preserve"> 49 (02): 268–72.</w:delText>
        </w:r>
      </w:del>
    </w:p>
    <w:p w14:paraId="0C7D6190" w14:textId="77777777" w:rsidR="00B0438F" w:rsidRDefault="00000000">
      <w:pPr>
        <w:pStyle w:val="Bibliography"/>
        <w:rPr>
          <w:del w:id="658" w:author="Bermond Scoggins" w:date="2024-05-11T21:45:00Z"/>
        </w:rPr>
      </w:pPr>
      <w:r>
        <w:t>Kim</w:t>
      </w:r>
      <w:del w:id="659" w:author="Bermond Scoggins" w:date="2024-05-11T21:45:00Z">
        <w:r>
          <w:delText>, D. G., Joshua</w:delText>
        </w:r>
      </w:del>
      <w:ins w:id="660" w:author="Bermond Scoggins" w:date="2024-05-11T21:45:00Z">
        <w:r>
          <w:t xml:space="preserve"> DG,</w:t>
        </w:r>
      </w:ins>
      <w:r>
        <w:t xml:space="preserve"> Byun</w:t>
      </w:r>
      <w:del w:id="661" w:author="Bermond Scoggins" w:date="2024-05-11T21:45:00Z">
        <w:r>
          <w:delText>, and Sichen</w:delText>
        </w:r>
      </w:del>
      <w:ins w:id="662" w:author="Bermond Scoggins" w:date="2024-05-11T21:45:00Z">
        <w:r>
          <w:t xml:space="preserve"> J,</w:t>
        </w:r>
      </w:ins>
      <w:r>
        <w:t xml:space="preserve"> Li</w:t>
      </w:r>
      <w:del w:id="663" w:author="Bermond Scoggins" w:date="2024-05-11T21:45:00Z">
        <w:r>
          <w:delText>. 2021. “</w:delText>
        </w:r>
      </w:del>
      <w:ins w:id="664" w:author="Bermond Scoggins" w:date="2024-05-11T21:45:00Z">
        <w:r>
          <w:t xml:space="preserve"> S. </w:t>
        </w:r>
      </w:ins>
      <w:r>
        <w:t xml:space="preserve">Foreign </w:t>
      </w:r>
      <w:del w:id="665" w:author="Bermond Scoggins" w:date="2024-05-11T21:45:00Z">
        <w:r>
          <w:delText>Policy Revisionism</w:delText>
        </w:r>
      </w:del>
      <w:ins w:id="666" w:author="Bermond Scoggins" w:date="2024-05-11T21:45:00Z">
        <w:r>
          <w:t>policy revisionism</w:t>
        </w:r>
      </w:ins>
      <w:r>
        <w:t xml:space="preserve"> in the </w:t>
      </w:r>
      <w:del w:id="667" w:author="Bermond Scoggins" w:date="2024-05-11T21:45:00Z">
        <w:r>
          <w:delText>Era</w:delText>
        </w:r>
      </w:del>
      <w:ins w:id="668" w:author="Bermond Scoggins" w:date="2024-05-11T21:45:00Z">
        <w:r>
          <w:t>era</w:t>
        </w:r>
      </w:ins>
      <w:r>
        <w:t xml:space="preserve"> of COVID-19: Theory and </w:t>
      </w:r>
      <w:del w:id="669" w:author="Bermond Scoggins" w:date="2024-05-11T21:45:00Z">
        <w:r>
          <w:delText xml:space="preserve">Evidence from Chinese Public Opinion.” </w:delText>
        </w:r>
        <w:r>
          <w:fldChar w:fldCharType="begin"/>
        </w:r>
        <w:r>
          <w:delInstrText>HYPERLINK "https://osf.io/r9dn7" \h</w:delInstrText>
        </w:r>
        <w:r>
          <w:fldChar w:fldCharType="separate"/>
        </w:r>
        <w:r>
          <w:rPr>
            <w:rStyle w:val="Hyperlink"/>
          </w:rPr>
          <w:delText>https://osf.io/r9dn7</w:delText>
        </w:r>
        <w:r>
          <w:rPr>
            <w:rStyle w:val="Hyperlink"/>
          </w:rPr>
          <w:fldChar w:fldCharType="end"/>
        </w:r>
        <w:r>
          <w:delText>.</w:delText>
        </w:r>
      </w:del>
    </w:p>
    <w:p w14:paraId="411493D9" w14:textId="77777777" w:rsidR="00B0438F" w:rsidRDefault="00000000">
      <w:pPr>
        <w:pStyle w:val="Bibliography"/>
        <w:rPr>
          <w:del w:id="670" w:author="Bermond Scoggins" w:date="2024-05-11T21:45:00Z"/>
        </w:rPr>
      </w:pPr>
      <w:del w:id="671" w:author="Bermond Scoggins" w:date="2024-05-11T21:45:00Z">
        <w:r>
          <w:delText xml:space="preserve">King, Gary. 1990. “On Political Methodology.” </w:delText>
        </w:r>
        <w:r>
          <w:rPr>
            <w:i/>
            <w:iCs/>
          </w:rPr>
          <w:delText>Polit. Anal.</w:delText>
        </w:r>
        <w:r>
          <w:delText xml:space="preserve"> 2: 1–29.</w:delText>
        </w:r>
      </w:del>
    </w:p>
    <w:p w14:paraId="4D78D10F" w14:textId="77777777" w:rsidR="00B0438F" w:rsidRDefault="00000000">
      <w:pPr>
        <w:pStyle w:val="Bibliography"/>
        <w:rPr>
          <w:del w:id="672" w:author="Bermond Scoggins" w:date="2024-05-11T21:45:00Z"/>
        </w:rPr>
      </w:pPr>
      <w:del w:id="673" w:author="Bermond Scoggins" w:date="2024-05-11T21:45:00Z">
        <w:r>
          <w:delText xml:space="preserve">Klein, Richard A, Kate A Ratliff, Michelangelo Vianello, Reginald B Adams Jr, Štěpán Bahnı́k, Michael J Bernstein, Konrad Bocian, et al. 2014. “Investigating Variation in Replicability: A ‘Many Labs’ Replication Project.” </w:delText>
        </w:r>
        <w:r>
          <w:rPr>
            <w:i/>
            <w:iCs/>
          </w:rPr>
          <w:delText>Soc. Psychol.</w:delText>
        </w:r>
        <w:r>
          <w:delText xml:space="preserve"> 45 (3): 142–52.</w:delText>
        </w:r>
      </w:del>
    </w:p>
    <w:p w14:paraId="2EF91580" w14:textId="77777777" w:rsidR="00B0438F" w:rsidRDefault="00000000">
      <w:pPr>
        <w:pStyle w:val="Bibliography"/>
        <w:rPr>
          <w:del w:id="674" w:author="Bermond Scoggins" w:date="2024-05-11T21:45:00Z"/>
        </w:rPr>
      </w:pPr>
      <w:del w:id="675" w:author="Bermond Scoggins" w:date="2024-05-11T21:45:00Z">
        <w:r>
          <w:delText xml:space="preserve">Klein, Richard A, Michelangelo Vianello, Fred Hasselman, Byron G Adams, Reginald B Adams, Sinan Alper, Mark Aveyard, et al. 2018. “Many Labs 2: Investigating Variation in Replicability Across Samples and Settings.” </w:delText>
        </w:r>
        <w:r>
          <w:rPr>
            <w:i/>
            <w:iCs/>
          </w:rPr>
          <w:delText>Advances in Methods and Practices in Psychological Science</w:delText>
        </w:r>
        <w:r>
          <w:delText xml:space="preserve"> 1 (4): 443–90.</w:delText>
        </w:r>
      </w:del>
    </w:p>
    <w:p w14:paraId="24BA9C4E" w14:textId="77777777" w:rsidR="00B0438F" w:rsidRDefault="00000000">
      <w:pPr>
        <w:pStyle w:val="Bibliography"/>
        <w:rPr>
          <w:del w:id="676" w:author="Bermond Scoggins" w:date="2024-05-11T21:45:00Z"/>
        </w:rPr>
      </w:pPr>
      <w:del w:id="677" w:author="Bermond Scoggins" w:date="2024-05-11T21:45:00Z">
        <w:r>
          <w:delText xml:space="preserve">Kristal, Ariella S, Ashley V Whillans, Max H Bazerman, Francesca Gino, Lisa L Shu, Nina Mazar, and Dan Ariely. 2020. “Signing at the Beginning Versus at the End Does Not Decrease Dishonesty.” </w:delText>
        </w:r>
        <w:r>
          <w:rPr>
            <w:i/>
            <w:iCs/>
          </w:rPr>
          <w:delText>Proc. Natl. Acad. Sci. U. S. A.</w:delText>
        </w:r>
        <w:r>
          <w:delText xml:space="preserve"> 117 (13): 7103–7.</w:delText>
        </w:r>
      </w:del>
    </w:p>
    <w:p w14:paraId="260B16C8" w14:textId="77777777" w:rsidR="00B0438F" w:rsidRDefault="00000000">
      <w:pPr>
        <w:pStyle w:val="Bibliography"/>
        <w:rPr>
          <w:del w:id="678" w:author="Bermond Scoggins" w:date="2024-05-11T21:45:00Z"/>
        </w:rPr>
      </w:pPr>
      <w:del w:id="679" w:author="Bermond Scoggins" w:date="2024-05-11T21:45:00Z">
        <w:r>
          <w:delText xml:space="preserve">LaCour, Michael J, and Donald P Green. 2014. “Political Science. When Contact Changes Minds: An Experiment on Transmission of Support for Gay Equality.” </w:delText>
        </w:r>
        <w:r>
          <w:rPr>
            <w:i/>
            <w:iCs/>
          </w:rPr>
          <w:delText>Science</w:delText>
        </w:r>
        <w:r>
          <w:delText xml:space="preserve"> 346 (6215): 1366–69.</w:delText>
        </w:r>
      </w:del>
    </w:p>
    <w:p w14:paraId="1275C436" w14:textId="77777777" w:rsidR="00B0438F" w:rsidRDefault="00000000">
      <w:pPr>
        <w:pStyle w:val="Bibliography"/>
        <w:rPr>
          <w:del w:id="680" w:author="Bermond Scoggins" w:date="2024-05-11T21:45:00Z"/>
        </w:rPr>
      </w:pPr>
      <w:del w:id="681" w:author="Bermond Scoggins" w:date="2024-05-11T21:45:00Z">
        <w:r>
          <w:delText xml:space="preserve">Lakens, Daniel. 2019. “The Value of Preregistration for Psychological Science: A Conceptual Analysis.” </w:delText>
        </w:r>
        <w:r>
          <w:rPr>
            <w:i/>
            <w:iCs/>
          </w:rPr>
          <w:delText>PsyArXiv</w:delText>
        </w:r>
        <w:r>
          <w:delText>.</w:delText>
        </w:r>
      </w:del>
    </w:p>
    <w:p w14:paraId="4AF4FF05" w14:textId="77777777" w:rsidR="00B0438F" w:rsidRDefault="00000000">
      <w:pPr>
        <w:pStyle w:val="Bibliography"/>
        <w:rPr>
          <w:del w:id="682" w:author="Bermond Scoggins" w:date="2024-05-11T21:45:00Z"/>
        </w:rPr>
      </w:pPr>
      <w:bookmarkStart w:id="683" w:name="ref-Lal2021-qa"/>
      <w:del w:id="684" w:author="Bermond Scoggins" w:date="2024-05-11T21:45:00Z">
        <w:r>
          <w:delText>Lal, Apoorva, Mackenzie William Lockhart, Yiqing Xu, and Ziwen Zu. 2021. “How Much Should We Trust Instrumental Variable Estimates in Political Science? Practical Advice Based on over 60 Replicated Studies.”</w:delText>
        </w:r>
      </w:del>
    </w:p>
    <w:bookmarkEnd w:id="683"/>
    <w:p w14:paraId="33E82D85" w14:textId="77777777" w:rsidR="00B0438F" w:rsidRDefault="00000000">
      <w:pPr>
        <w:pStyle w:val="Bibliography"/>
        <w:rPr>
          <w:del w:id="685" w:author="Bermond Scoggins" w:date="2024-05-11T21:45:00Z"/>
        </w:rPr>
      </w:pPr>
      <w:del w:id="686" w:author="Bermond Scoggins" w:date="2024-05-11T21:45:00Z">
        <w:r>
          <w:delText xml:space="preserve">Lenz, Gabriel S, and Alexander Sahn. 2021. “Achieving Statistical Significance with Control Variables and Without Transparency.” </w:delText>
        </w:r>
        <w:r>
          <w:rPr>
            <w:i/>
            <w:iCs/>
          </w:rPr>
          <w:delText>Polit. Anal.</w:delText>
        </w:r>
        <w:r>
          <w:delText xml:space="preserve"> 29 (3): 356–69.</w:delText>
        </w:r>
      </w:del>
    </w:p>
    <w:p w14:paraId="6D2724D3" w14:textId="77777777" w:rsidR="00B0438F" w:rsidRDefault="00000000">
      <w:pPr>
        <w:pStyle w:val="Bibliography"/>
        <w:rPr>
          <w:del w:id="687" w:author="Bermond Scoggins" w:date="2024-05-11T21:45:00Z"/>
        </w:rPr>
      </w:pPr>
      <w:del w:id="688" w:author="Bermond Scoggins" w:date="2024-05-11T21:45:00Z">
        <w:r>
          <w:delText xml:space="preserve">Lupia, Arthur, and Colin Elman. 2014. “Openness in Political Science: Data Access and Research Transparency: Introduction.” </w:delText>
        </w:r>
        <w:r>
          <w:rPr>
            <w:i/>
            <w:iCs/>
          </w:rPr>
          <w:delText>PS Polit. Sci. Polit.</w:delText>
        </w:r>
        <w:r>
          <w:delText xml:space="preserve"> 47 (1): 19–42.</w:delText>
        </w:r>
      </w:del>
    </w:p>
    <w:p w14:paraId="11BCA6DF" w14:textId="77777777" w:rsidR="00B0438F" w:rsidRDefault="00000000">
      <w:pPr>
        <w:pStyle w:val="Bibliography"/>
        <w:rPr>
          <w:del w:id="689" w:author="Bermond Scoggins" w:date="2024-05-11T21:45:00Z"/>
        </w:rPr>
      </w:pPr>
      <w:del w:id="690" w:author="Bermond Scoggins" w:date="2024-05-11T21:45:00Z">
        <w:r>
          <w:delText xml:space="preserve">National Academies of Sciences, Engineering, and Medicine. 2021. </w:delText>
        </w:r>
        <w:r>
          <w:rPr>
            <w:i/>
            <w:iCs/>
          </w:rPr>
          <w:delText>Developing a Toolkit for Fostering Open Science Practices: Proceedings of a Workshop</w:delText>
        </w:r>
        <w:r>
          <w:delText xml:space="preserve">. Edited by Thomas Arrison, Jennifer Saunders, and Emi Kameyama. Washington, DC: The National Academies Press. </w:delText>
        </w:r>
        <w:r>
          <w:fldChar w:fldCharType="begin"/>
        </w:r>
        <w:r>
          <w:delInstrText>HYPERLINK "https://www.nap.edu/catalog/26308/developing-a-toolkit-for-fostering-open-science-practices-proceedings-of" \h</w:delInstrText>
        </w:r>
        <w:r>
          <w:fldChar w:fldCharType="separate"/>
        </w:r>
        <w:r>
          <w:rPr>
            <w:rStyle w:val="Hyperlink"/>
          </w:rPr>
          <w:delText>https://www.nap.edu/catalog/26308/developing-a-toolkit-for-fostering-open-science-practices-proceedings-of</w:delText>
        </w:r>
        <w:r>
          <w:rPr>
            <w:rStyle w:val="Hyperlink"/>
          </w:rPr>
          <w:fldChar w:fldCharType="end"/>
        </w:r>
        <w:r>
          <w:delText>.</w:delText>
        </w:r>
      </w:del>
    </w:p>
    <w:p w14:paraId="5F6E5B30" w14:textId="77777777" w:rsidR="00B0438F" w:rsidRDefault="00000000">
      <w:pPr>
        <w:pStyle w:val="Bibliography"/>
        <w:rPr>
          <w:del w:id="691" w:author="Bermond Scoggins" w:date="2024-05-11T21:45:00Z"/>
        </w:rPr>
      </w:pPr>
      <w:del w:id="692" w:author="Bermond Scoggins" w:date="2024-05-11T21:45:00Z">
        <w:r>
          <w:delText>Nelson, Leif D, Uri Simonsohn, and Joseph P Simmons.</w:delText>
        </w:r>
      </w:del>
      <w:ins w:id="693" w:author="Bermond Scoggins" w:date="2024-05-11T21:45:00Z">
        <w:r>
          <w:t xml:space="preserve">evidence from </w:t>
        </w:r>
        <w:proofErr w:type="spellStart"/>
        <w:r>
          <w:t>chinese</w:t>
        </w:r>
        <w:proofErr w:type="spellEnd"/>
        <w:r>
          <w:t xml:space="preserve"> public opinion [Internet].</w:t>
        </w:r>
      </w:ins>
      <w:r>
        <w:t xml:space="preserve"> 2021. </w:t>
      </w:r>
      <w:del w:id="694" w:author="Bermond Scoggins" w:date="2024-05-11T21:45:00Z">
        <w:r>
          <w:delText xml:space="preserve">“[98] Evidence of Fraud in an Influential Field Experiment about Dishonesty.” </w:delText>
        </w:r>
        <w:r>
          <w:fldChar w:fldCharType="begin"/>
        </w:r>
        <w:r>
          <w:delInstrText>HYPERLINK "http://datacolada.org/98" \h</w:delInstrText>
        </w:r>
        <w:r>
          <w:fldChar w:fldCharType="separate"/>
        </w:r>
        <w:r>
          <w:rPr>
            <w:rStyle w:val="Hyperlink"/>
          </w:rPr>
          <w:delText>http://datacolada.org/98</w:delText>
        </w:r>
        <w:r>
          <w:rPr>
            <w:rStyle w:val="Hyperlink"/>
          </w:rPr>
          <w:fldChar w:fldCharType="end"/>
        </w:r>
        <w:r>
          <w:delText>.</w:delText>
        </w:r>
      </w:del>
    </w:p>
    <w:p w14:paraId="27AD1B54" w14:textId="77777777" w:rsidR="00B0438F" w:rsidRDefault="00000000">
      <w:pPr>
        <w:pStyle w:val="Bibliography"/>
        <w:rPr>
          <w:del w:id="695" w:author="Bermond Scoggins" w:date="2024-05-11T21:45:00Z"/>
        </w:rPr>
      </w:pPr>
      <w:del w:id="696" w:author="Bermond Scoggins" w:date="2024-05-11T21:45:00Z">
        <w:r>
          <w:delText xml:space="preserve">Neumayer, Eric, and Thomas Plümper. 2017. </w:delText>
        </w:r>
        <w:r>
          <w:rPr>
            <w:i/>
            <w:iCs/>
          </w:rPr>
          <w:delText>Robustness Tests for Quantitative Research</w:delText>
        </w:r>
        <w:r>
          <w:delText>. Cambridge University Press.</w:delText>
        </w:r>
      </w:del>
    </w:p>
    <w:p w14:paraId="36FE25A8" w14:textId="77777777" w:rsidR="00B0438F" w:rsidRDefault="00000000">
      <w:pPr>
        <w:pStyle w:val="Bibliography"/>
        <w:rPr>
          <w:del w:id="697" w:author="Bermond Scoggins" w:date="2024-05-11T21:45:00Z"/>
        </w:rPr>
      </w:pPr>
      <w:del w:id="698" w:author="Bermond Scoggins" w:date="2024-05-11T21:45:00Z">
        <w:r>
          <w:delText xml:space="preserve">Nosek, Brian A, Charles R Ebersole, Alexander C DeHaven, and David T Mellor. 2018. “The Preregistration Revolution.” </w:delText>
        </w:r>
        <w:r>
          <w:rPr>
            <w:i/>
            <w:iCs/>
          </w:rPr>
          <w:delText>Proc. Natl. Acad. Sci. U. S. A.</w:delText>
        </w:r>
        <w:r>
          <w:delText xml:space="preserve"> 115 (11): 2600–2606.</w:delText>
        </w:r>
      </w:del>
    </w:p>
    <w:p w14:paraId="4EF76417" w14:textId="77777777" w:rsidR="00B0438F" w:rsidRDefault="00000000">
      <w:pPr>
        <w:pStyle w:val="Bibliography"/>
        <w:rPr>
          <w:del w:id="699" w:author="Bermond Scoggins" w:date="2024-05-11T21:45:00Z"/>
        </w:rPr>
      </w:pPr>
      <w:del w:id="700" w:author="Bermond Scoggins" w:date="2024-05-11T21:45:00Z">
        <w:r>
          <w:delText xml:space="preserve">Nuijten, Michèle B, Chris H J Hartgerink, Marcel A L M van Assen, Sacha Epskamp, and Jelte M Wicherts. 2016. “The Prevalence of Statistical Reporting Errors in Psychology (1985–2013).” </w:delText>
        </w:r>
        <w:r>
          <w:rPr>
            <w:i/>
            <w:iCs/>
          </w:rPr>
          <w:delText>Behav. Res. Methods</w:delText>
        </w:r>
        <w:r>
          <w:delText xml:space="preserve"> 48 (4): 1205–26.</w:delText>
        </w:r>
      </w:del>
    </w:p>
    <w:p w14:paraId="03C799D4" w14:textId="77777777" w:rsidR="00B0438F" w:rsidRDefault="00000000">
      <w:pPr>
        <w:pStyle w:val="Bibliography"/>
        <w:rPr>
          <w:del w:id="701" w:author="Bermond Scoggins" w:date="2024-05-11T21:45:00Z"/>
        </w:rPr>
      </w:pPr>
      <w:del w:id="702" w:author="Bermond Scoggins" w:date="2024-05-11T21:45:00Z">
        <w:r>
          <w:delText xml:space="preserve">Ofosu, George K, and Daniel N Posner. 2020. “Pre-Analysis Plans: An Early Stocktaking.” </w:delText>
        </w:r>
        <w:r>
          <w:rPr>
            <w:i/>
            <w:iCs/>
          </w:rPr>
          <w:delText>Perspectives on Politics</w:delText>
        </w:r>
        <w:r>
          <w:delText>, 1–17.</w:delText>
        </w:r>
      </w:del>
    </w:p>
    <w:p w14:paraId="2719CB58" w14:textId="77777777" w:rsidR="00B0438F" w:rsidRDefault="00000000">
      <w:pPr>
        <w:pStyle w:val="Bibliography"/>
        <w:rPr>
          <w:del w:id="703" w:author="Bermond Scoggins" w:date="2024-05-11T21:45:00Z"/>
        </w:rPr>
      </w:pPr>
      <w:del w:id="704" w:author="Bermond Scoggins" w:date="2024-05-11T21:45:00Z">
        <w:r>
          <w:delText>Open Science Collaboration. 2015. “</w:delText>
        </w:r>
      </w:del>
      <w:ins w:id="705" w:author="Bermond Scoggins" w:date="2024-05-11T21:45:00Z">
        <w:r>
          <w:t xml:space="preserve">Available from: </w:t>
        </w:r>
        <w:r>
          <w:fldChar w:fldCharType="begin"/>
        </w:r>
        <w:r>
          <w:instrText>HYPERLINK "https://osf.io/r9dn7" \h</w:instrText>
        </w:r>
        <w:r>
          <w:fldChar w:fldCharType="separate"/>
        </w:r>
        <w:r>
          <w:rPr>
            <w:rStyle w:val="Hyperlink"/>
          </w:rPr>
          <w:t>https://osf.io/r9dn7</w:t>
        </w:r>
        <w:r>
          <w:rPr>
            <w:rStyle w:val="Hyperlink"/>
          </w:rPr>
          <w:fldChar w:fldCharType="end"/>
        </w:r>
      </w:ins>
      <w:bookmarkEnd w:id="357"/>
      <w:bookmarkEnd w:id="361"/>
      <w:bookmarkEnd w:id="623"/>
      <w:moveFromRangeStart w:id="706" w:author="Bermond Scoggins" w:date="2024-05-11T21:45:00Z" w:name="move166356358"/>
      <w:moveFrom w:id="707" w:author="Bermond Scoggins" w:date="2024-05-11T21:45:00Z">
        <w:r>
          <w:t xml:space="preserve">PSYCHOLOGY. </w:t>
        </w:r>
      </w:moveFrom>
      <w:moveFromRangeEnd w:id="706"/>
      <w:del w:id="708" w:author="Bermond Scoggins" w:date="2024-05-11T21:45:00Z">
        <w:r>
          <w:delText xml:space="preserve">Estimating the Reproducibility of Psychological Science.” </w:delText>
        </w:r>
        <w:r>
          <w:rPr>
            <w:i/>
            <w:iCs/>
          </w:rPr>
          <w:delText>Science</w:delText>
        </w:r>
        <w:r>
          <w:delText xml:space="preserve"> 349 (6251): aac4716.</w:delText>
        </w:r>
      </w:del>
    </w:p>
    <w:p w14:paraId="239AB328" w14:textId="77777777" w:rsidR="00B0438F" w:rsidRDefault="00000000">
      <w:pPr>
        <w:pStyle w:val="Bibliography"/>
        <w:rPr>
          <w:del w:id="709" w:author="Bermond Scoggins" w:date="2024-05-11T21:45:00Z"/>
        </w:rPr>
      </w:pPr>
      <w:del w:id="710" w:author="Bermond Scoggins" w:date="2024-05-11T21:45:00Z">
        <w:r>
          <w:delText xml:space="preserve">“Perspectives on DA-RT.” n.d. </w:delText>
        </w:r>
        <w:r>
          <w:fldChar w:fldCharType="begin"/>
        </w:r>
        <w:r>
          <w:delInstrText>HYPERLINK "https://dialogueondart.org/perspectives-on-da-rt/" \h</w:delInstrText>
        </w:r>
        <w:r>
          <w:fldChar w:fldCharType="separate"/>
        </w:r>
        <w:r>
          <w:rPr>
            <w:rStyle w:val="Hyperlink"/>
          </w:rPr>
          <w:delText>https://dialogueondart.org/perspectives-on-da-rt/</w:delText>
        </w:r>
        <w:r>
          <w:rPr>
            <w:rStyle w:val="Hyperlink"/>
          </w:rPr>
          <w:fldChar w:fldCharType="end"/>
        </w:r>
        <w:r>
          <w:delText>.</w:delText>
        </w:r>
      </w:del>
    </w:p>
    <w:p w14:paraId="728B550B" w14:textId="77777777" w:rsidR="00B0438F" w:rsidRDefault="00000000">
      <w:pPr>
        <w:pStyle w:val="Bibliography"/>
        <w:rPr>
          <w:del w:id="711" w:author="Bermond Scoggins" w:date="2024-05-11T21:45:00Z"/>
        </w:rPr>
      </w:pPr>
      <w:del w:id="712" w:author="Bermond Scoggins" w:date="2024-05-11T21:45:00Z">
        <w:r>
          <w:delText>“Retraction Notice.” 2020.</w:delText>
        </w:r>
      </w:del>
      <w:moveFromRangeStart w:id="713" w:author="Bermond Scoggins" w:date="2024-05-11T21:45:00Z" w:name="move166356360"/>
      <w:moveFrom w:id="714" w:author="Bermond Scoggins" w:date="2024-05-11T21:45:00Z">
        <w:r>
          <w:t xml:space="preserve"> </w:t>
        </w:r>
        <w:r>
          <w:rPr>
            <w:rPrChange w:id="715" w:author="Bermond Scoggins" w:date="2024-05-11T21:45:00Z">
              <w:rPr>
                <w:i/>
              </w:rPr>
            </w:rPrChange>
          </w:rPr>
          <w:t>Youth Soc.</w:t>
        </w:r>
        <w:r>
          <w:t xml:space="preserve"> </w:t>
        </w:r>
      </w:moveFrom>
      <w:moveFromRangeEnd w:id="713"/>
      <w:del w:id="716" w:author="Bermond Scoggins" w:date="2024-05-11T21:45:00Z">
        <w:r>
          <w:delText>52 (2): 308–8.</w:delText>
        </w:r>
      </w:del>
    </w:p>
    <w:p w14:paraId="664A7284" w14:textId="77777777" w:rsidR="00B0438F" w:rsidRDefault="00000000">
      <w:pPr>
        <w:pStyle w:val="Bibliography"/>
        <w:rPr>
          <w:del w:id="717" w:author="Bermond Scoggins" w:date="2024-05-11T21:45:00Z"/>
        </w:rPr>
      </w:pPr>
      <w:del w:id="718" w:author="Bermond Scoggins" w:date="2024-05-11T21:45:00Z">
        <w:r>
          <w:delText xml:space="preserve">Rhys, Hefin. 2020. </w:delText>
        </w:r>
        <w:r>
          <w:rPr>
            <w:i/>
            <w:iCs/>
          </w:rPr>
          <w:delText>Machine Learning with r, the Tidyverse, and Mlr</w:delText>
        </w:r>
        <w:r>
          <w:delText>. Simon; Schuster.</w:delText>
        </w:r>
      </w:del>
    </w:p>
    <w:p w14:paraId="511824F8" w14:textId="77777777" w:rsidR="00B0438F" w:rsidRDefault="00000000">
      <w:pPr>
        <w:pStyle w:val="Bibliography"/>
        <w:rPr>
          <w:del w:id="719" w:author="Bermond Scoggins" w:date="2024-05-11T21:45:00Z"/>
        </w:rPr>
      </w:pPr>
      <w:del w:id="720" w:author="Bermond Scoggins" w:date="2024-05-11T21:45:00Z">
        <w:r>
          <w:delText xml:space="preserve">Scheel, Anne M, Mitchell R M J Schijen, and Daniël Lakens. 2021. “An Excess of Positive Results: Comparing the Standard Psychology Literature with Registered Reports.” </w:delText>
        </w:r>
        <w:r>
          <w:rPr>
            <w:i/>
            <w:iCs/>
          </w:rPr>
          <w:delText>Advances in Methods and Practices in Psychological Science</w:delText>
        </w:r>
        <w:r>
          <w:delText xml:space="preserve"> 4 (2).</w:delText>
        </w:r>
      </w:del>
    </w:p>
    <w:p w14:paraId="455652B2" w14:textId="77777777" w:rsidR="00B0438F" w:rsidRDefault="00000000">
      <w:pPr>
        <w:pStyle w:val="Bibliography"/>
        <w:rPr>
          <w:del w:id="721" w:author="Bermond Scoggins" w:date="2024-05-11T21:45:00Z"/>
        </w:rPr>
      </w:pPr>
      <w:del w:id="722" w:author="Bermond Scoggins" w:date="2024-05-11T21:45:00Z">
        <w:r>
          <w:delText xml:space="preserve">Shapin, Steven. 1995. “Trust, Honesty, and the Authority of Science.” In </w:delText>
        </w:r>
        <w:r>
          <w:rPr>
            <w:i/>
            <w:iCs/>
          </w:rPr>
          <w:delText>Society’s Choices: Social and Ethical Decision Making in Biomedicine</w:delText>
        </w:r>
        <w:r>
          <w:delText>, edited by Ruth Ellen Bulger, Elizabeth Meyer Bobby, and Harvey V Fineberg,</w:delText>
        </w:r>
      </w:del>
      <w:moveFromRangeStart w:id="723" w:author="Bermond Scoggins" w:date="2024-05-11T21:45:00Z" w:name="move166356363"/>
      <w:moveFrom w:id="724" w:author="Bermond Scoggins" w:date="2024-05-11T21:45:00Z">
        <w:r>
          <w:t xml:space="preserve"> 388–408. </w:t>
        </w:r>
      </w:moveFrom>
      <w:moveFromRangeEnd w:id="723"/>
      <w:del w:id="725" w:author="Bermond Scoggins" w:date="2024-05-11T21:45:00Z">
        <w:r>
          <w:delText>National Academy Press.</w:delText>
        </w:r>
      </w:del>
    </w:p>
    <w:p w14:paraId="1BAF486A" w14:textId="77777777" w:rsidR="00B0438F" w:rsidRDefault="00000000">
      <w:pPr>
        <w:pStyle w:val="Bibliography"/>
        <w:rPr>
          <w:del w:id="726" w:author="Bermond Scoggins" w:date="2024-05-11T21:45:00Z"/>
        </w:rPr>
      </w:pPr>
      <w:del w:id="727" w:author="Bermond Scoggins" w:date="2024-05-11T21:45:00Z">
        <w:r>
          <w:delText xml:space="preserve">———. 2018. </w:delText>
        </w:r>
        <w:r>
          <w:rPr>
            <w:i/>
            <w:iCs/>
          </w:rPr>
          <w:delText>The Scientific Revolution</w:delText>
        </w:r>
        <w:r>
          <w:delText>. University of Chicago Press.</w:delText>
        </w:r>
      </w:del>
    </w:p>
    <w:p w14:paraId="599FC038" w14:textId="77777777" w:rsidR="00B0438F" w:rsidRDefault="00000000">
      <w:pPr>
        <w:pStyle w:val="Bibliography"/>
        <w:rPr>
          <w:del w:id="728" w:author="Bermond Scoggins" w:date="2024-05-11T21:45:00Z"/>
        </w:rPr>
      </w:pPr>
      <w:del w:id="729" w:author="Bermond Scoggins" w:date="2024-05-11T21:45:00Z">
        <w:r>
          <w:delText>Shu, Lisa L, Nina Mazar, Francesca Gino, Dan Ariely, and Max H Bazerman.</w:delText>
        </w:r>
      </w:del>
      <w:moveFromRangeStart w:id="730" w:author="Bermond Scoggins" w:date="2024-05-11T21:45:00Z" w:name="move166356362"/>
      <w:moveFrom w:id="731" w:author="Bermond Scoggins" w:date="2024-05-11T21:45:00Z">
        <w:r>
          <w:t xml:space="preserve"> 2012. </w:t>
        </w:r>
      </w:moveFrom>
      <w:moveFromRangeEnd w:id="730"/>
      <w:del w:id="732" w:author="Bermond Scoggins" w:date="2024-05-11T21:45:00Z">
        <w:r>
          <w:delText xml:space="preserve">“Signing at the Beginning Makes Ethics Salient and Decreases Dishonest Self-Reports in Comparison to Signing at the End.” </w:delText>
        </w:r>
        <w:r>
          <w:rPr>
            <w:i/>
            <w:iCs/>
          </w:rPr>
          <w:delText>Proceedings of the National Academy of Sciences</w:delText>
        </w:r>
        <w:r>
          <w:delText>.</w:delText>
        </w:r>
      </w:del>
    </w:p>
    <w:p w14:paraId="609E1329" w14:textId="77777777" w:rsidR="00B0438F" w:rsidRDefault="00000000">
      <w:pPr>
        <w:pStyle w:val="Bibliography"/>
        <w:rPr>
          <w:del w:id="733" w:author="Bermond Scoggins" w:date="2024-05-11T21:45:00Z"/>
        </w:rPr>
      </w:pPr>
      <w:del w:id="734" w:author="Bermond Scoggins" w:date="2024-05-11T21:45:00Z">
        <w:r>
          <w:delText xml:space="preserve">Simmons, Joseph P, Leif D Nelson, and Uri Simonsohn. 2011. “False-Positive Psychology: Undisclosed Flexibility in Data Collection and Analysis Allows Presenting Anything as Significant.” </w:delText>
        </w:r>
        <w:r>
          <w:rPr>
            <w:i/>
            <w:iCs/>
          </w:rPr>
          <w:delText>Psychol. Sci.</w:delText>
        </w:r>
        <w:r>
          <w:delText xml:space="preserve"> 22 (11): 1359–66.</w:delText>
        </w:r>
      </w:del>
    </w:p>
    <w:p w14:paraId="2B51FE89" w14:textId="77777777" w:rsidR="00B0438F" w:rsidRDefault="00000000">
      <w:pPr>
        <w:pStyle w:val="Bibliography"/>
        <w:rPr>
          <w:del w:id="735" w:author="Bermond Scoggins" w:date="2024-05-11T21:45:00Z"/>
        </w:rPr>
      </w:pPr>
      <w:del w:id="736" w:author="Bermond Scoggins" w:date="2024-05-11T21:45:00Z">
        <w:r>
          <w:delText xml:space="preserve">Simmons, Joseph P, and Uri Simonsohn. 2017. “Power Posing: P-Curving the Evidence.” </w:delText>
        </w:r>
        <w:r>
          <w:rPr>
            <w:i/>
            <w:iCs/>
          </w:rPr>
          <w:delText>Psychol. Sci.</w:delText>
        </w:r>
        <w:r>
          <w:delText xml:space="preserve"> 28 (5): 687–93.</w:delText>
        </w:r>
      </w:del>
    </w:p>
    <w:p w14:paraId="039EA42A" w14:textId="77777777" w:rsidR="00B0438F" w:rsidRDefault="00000000">
      <w:pPr>
        <w:pStyle w:val="Bibliography"/>
        <w:rPr>
          <w:del w:id="737" w:author="Bermond Scoggins" w:date="2024-05-11T21:45:00Z"/>
        </w:rPr>
      </w:pPr>
      <w:del w:id="738" w:author="Bermond Scoggins" w:date="2024-05-11T21:45:00Z">
        <w:r>
          <w:delText xml:space="preserve">Simmons, Joseph, Leif Nelson, and Uri Simonsohn. 2021. “Pre‐registration: Why and How.” </w:delText>
        </w:r>
        <w:r>
          <w:rPr>
            <w:i/>
            <w:iCs/>
          </w:rPr>
          <w:delText>J. Consum. Psychol.</w:delText>
        </w:r>
        <w:r>
          <w:delText xml:space="preserve"> 31 (1): 151–62.</w:delText>
        </w:r>
      </w:del>
    </w:p>
    <w:p w14:paraId="780CA34A" w14:textId="77777777" w:rsidR="00B0438F" w:rsidRDefault="00000000">
      <w:pPr>
        <w:pStyle w:val="Bibliography"/>
        <w:rPr>
          <w:del w:id="739" w:author="Bermond Scoggins" w:date="2024-05-11T21:45:00Z"/>
        </w:rPr>
      </w:pPr>
      <w:del w:id="740" w:author="Bermond Scoggins" w:date="2024-05-11T21:45:00Z">
        <w:r>
          <w:delText xml:space="preserve">Simonsohn, Uri. 2013. “Just Post It: The Lesson from Two Cases of Fabricated Data Detected by Statistics Alone.” </w:delText>
        </w:r>
        <w:r>
          <w:rPr>
            <w:i/>
            <w:iCs/>
          </w:rPr>
          <w:delText>Psychol. Sci.</w:delText>
        </w:r>
        <w:r>
          <w:delText xml:space="preserve"> 24 (10): 1875–88.</w:delText>
        </w:r>
      </w:del>
    </w:p>
    <w:p w14:paraId="17E14B64" w14:textId="77777777" w:rsidR="00B0438F" w:rsidRDefault="00000000">
      <w:pPr>
        <w:pStyle w:val="Bibliography"/>
        <w:rPr>
          <w:del w:id="741" w:author="Bermond Scoggins" w:date="2024-05-11T21:45:00Z"/>
        </w:rPr>
      </w:pPr>
      <w:del w:id="742" w:author="Bermond Scoggins" w:date="2024-05-11T21:45:00Z">
        <w:r>
          <w:delText xml:space="preserve">Simonsohn, Uri, Leif D Nelson, and Joseph P Simmons. 2014. “P-Curve and Effect Size: Correcting for Publication Bias Using Only Significant Results.” </w:delText>
        </w:r>
        <w:r>
          <w:rPr>
            <w:i/>
            <w:iCs/>
          </w:rPr>
          <w:delText>Perspect. Psychol. Sci.</w:delText>
        </w:r>
        <w:r>
          <w:delText xml:space="preserve"> 9 (6): 666–81.</w:delText>
        </w:r>
      </w:del>
    </w:p>
    <w:p w14:paraId="3915F865" w14:textId="77777777" w:rsidR="00B0438F" w:rsidRDefault="00000000">
      <w:pPr>
        <w:pStyle w:val="Bibliography"/>
        <w:rPr>
          <w:del w:id="743" w:author="Bermond Scoggins" w:date="2024-05-11T21:45:00Z"/>
        </w:rPr>
      </w:pPr>
      <w:del w:id="744" w:author="Bermond Scoggins" w:date="2024-05-11T21:45:00Z">
        <w:r>
          <w:delText xml:space="preserve">Statement, Journal Editors’ Transparency. 2015. “Data Access and Research Transparency (DA-RT): A Joint Statement by Political Science Journal Editors.” </w:delText>
        </w:r>
        <w:r>
          <w:rPr>
            <w:i/>
            <w:iCs/>
          </w:rPr>
          <w:delText>Political Science Research and Methods</w:delText>
        </w:r>
        <w:r>
          <w:delText xml:space="preserve"> 3 (3): 421–21.</w:delText>
        </w:r>
      </w:del>
    </w:p>
    <w:p w14:paraId="1AE715F5" w14:textId="77777777" w:rsidR="00B0438F" w:rsidRDefault="00000000">
      <w:pPr>
        <w:pStyle w:val="Bibliography"/>
        <w:rPr>
          <w:del w:id="745" w:author="Bermond Scoggins" w:date="2024-05-11T21:45:00Z"/>
        </w:rPr>
      </w:pPr>
      <w:del w:id="746" w:author="Bermond Scoggins" w:date="2024-05-11T21:45:00Z">
        <w:r>
          <w:delText xml:space="preserve">Stockemer, Daniel, Sebastian Koehler, and Tobias Lentz. 2018. “Data Access, Transparency, and Replication: New Insights from the Political Behavior Literature.” </w:delText>
        </w:r>
        <w:r>
          <w:rPr>
            <w:i/>
            <w:iCs/>
          </w:rPr>
          <w:delText>PS Polit. Sci. Polit.</w:delText>
        </w:r>
        <w:r>
          <w:delText xml:space="preserve"> 51 (4): 799–803.</w:delText>
        </w:r>
      </w:del>
    </w:p>
    <w:p w14:paraId="2E42149F" w14:textId="77777777" w:rsidR="00B0438F" w:rsidRDefault="00000000">
      <w:pPr>
        <w:pStyle w:val="Bibliography"/>
        <w:rPr>
          <w:del w:id="747" w:author="Bermond Scoggins" w:date="2024-05-11T21:45:00Z"/>
        </w:rPr>
      </w:pPr>
      <w:del w:id="748" w:author="Bermond Scoggins" w:date="2024-05-11T21:45:00Z">
        <w:r>
          <w:delText xml:space="preserve">Tong, Christopher. 2019. “Statistical Inference Enables Bad Science; Statistical Thinking Enables Good Science.” </w:delText>
        </w:r>
        <w:r>
          <w:rPr>
            <w:i/>
            <w:iCs/>
          </w:rPr>
          <w:delText>Am. Stat.</w:delText>
        </w:r>
        <w:r>
          <w:delText xml:space="preserve"> 73 (sup1): 246–61.</w:delText>
        </w:r>
      </w:del>
    </w:p>
    <w:p w14:paraId="381DEF94" w14:textId="77777777" w:rsidR="00B0438F" w:rsidRDefault="00000000">
      <w:pPr>
        <w:pStyle w:val="Heading1"/>
        <w:rPr>
          <w:del w:id="749" w:author="Bermond Scoggins" w:date="2024-05-11T21:45:00Z"/>
        </w:rPr>
      </w:pPr>
      <w:bookmarkStart w:id="750" w:name="appendix"/>
      <w:del w:id="751" w:author="Bermond Scoggins" w:date="2024-05-11T21:45:00Z">
        <w:r>
          <w:rPr>
            <w:rStyle w:val="SectionNumber"/>
          </w:rPr>
          <w:delText>7</w:delText>
        </w:r>
        <w:r>
          <w:tab/>
          <w:delText>Appendix</w:delText>
        </w:r>
      </w:del>
    </w:p>
    <w:p w14:paraId="6F7CD61B" w14:textId="77777777" w:rsidR="00B0438F" w:rsidRDefault="00000000">
      <w:pPr>
        <w:pStyle w:val="TableCaption"/>
        <w:rPr>
          <w:del w:id="752" w:author="Bermond Scoggins" w:date="2024-05-11T21:45:00Z"/>
        </w:rPr>
      </w:pPr>
      <w:del w:id="753" w:author="Bermond Scoggins" w:date="2024-05-11T21:45:00Z">
        <w:r>
          <w:delText>Journals analysed as ranked by Journal Citation Report 2020</w:delText>
        </w:r>
      </w:del>
    </w:p>
    <w:tbl>
      <w:tblPr>
        <w:tblStyle w:val="Table"/>
        <w:tblW w:w="4851" w:type="pct"/>
        <w:tblLook w:val="0020" w:firstRow="1" w:lastRow="0" w:firstColumn="0" w:lastColumn="0" w:noHBand="0" w:noVBand="0"/>
      </w:tblPr>
      <w:tblGrid>
        <w:gridCol w:w="4638"/>
        <w:gridCol w:w="1133"/>
        <w:gridCol w:w="1129"/>
        <w:gridCol w:w="797"/>
        <w:gridCol w:w="1384"/>
      </w:tblGrid>
      <w:tr w:rsidR="00B0438F" w14:paraId="3E4C481E" w14:textId="77777777" w:rsidTr="00B0438F">
        <w:trPr>
          <w:cnfStyle w:val="100000000000" w:firstRow="1" w:lastRow="0" w:firstColumn="0" w:lastColumn="0" w:oddVBand="0" w:evenVBand="0" w:oddHBand="0" w:evenHBand="0" w:firstRowFirstColumn="0" w:firstRowLastColumn="0" w:lastRowFirstColumn="0" w:lastRowLastColumn="0"/>
          <w:tblHeader/>
          <w:del w:id="754" w:author="Bermond Scoggins" w:date="2024-05-11T21:45:00Z"/>
        </w:trPr>
        <w:tc>
          <w:tcPr>
            <w:tcW w:w="0" w:type="auto"/>
          </w:tcPr>
          <w:p w14:paraId="232EC5BE" w14:textId="77777777" w:rsidR="00B0438F" w:rsidRDefault="00000000">
            <w:pPr>
              <w:pStyle w:val="Compact"/>
              <w:rPr>
                <w:del w:id="755" w:author="Bermond Scoggins" w:date="2024-05-11T21:45:00Z"/>
              </w:rPr>
            </w:pPr>
            <w:del w:id="756" w:author="Bermond Scoggins" w:date="2024-05-11T21:45:00Z">
              <w:r>
                <w:delText>Journal</w:delText>
              </w:r>
            </w:del>
          </w:p>
        </w:tc>
        <w:tc>
          <w:tcPr>
            <w:tcW w:w="0" w:type="auto"/>
          </w:tcPr>
          <w:p w14:paraId="5464CE22" w14:textId="77777777" w:rsidR="00B0438F" w:rsidRDefault="00000000">
            <w:pPr>
              <w:pStyle w:val="Compact"/>
              <w:rPr>
                <w:del w:id="757" w:author="Bermond Scoggins" w:date="2024-05-11T21:45:00Z"/>
              </w:rPr>
            </w:pPr>
            <w:del w:id="758" w:author="Bermond Scoggins" w:date="2024-05-11T21:45:00Z">
              <w:r>
                <w:delText>Category</w:delText>
              </w:r>
            </w:del>
          </w:p>
        </w:tc>
        <w:tc>
          <w:tcPr>
            <w:tcW w:w="0" w:type="auto"/>
          </w:tcPr>
          <w:p w14:paraId="3A44CC76" w14:textId="77777777" w:rsidR="00B0438F" w:rsidRDefault="00000000">
            <w:pPr>
              <w:pStyle w:val="Compact"/>
              <w:rPr>
                <w:del w:id="759" w:author="Bermond Scoggins" w:date="2024-05-11T21:45:00Z"/>
              </w:rPr>
            </w:pPr>
            <w:del w:id="760" w:author="Bermond Scoggins" w:date="2024-05-11T21:45:00Z">
              <w:r>
                <w:delText>Citations</w:delText>
              </w:r>
            </w:del>
          </w:p>
        </w:tc>
        <w:tc>
          <w:tcPr>
            <w:tcW w:w="0" w:type="auto"/>
          </w:tcPr>
          <w:p w14:paraId="7C64AA19" w14:textId="77777777" w:rsidR="00B0438F" w:rsidRDefault="00000000">
            <w:pPr>
              <w:pStyle w:val="Compact"/>
              <w:rPr>
                <w:del w:id="761" w:author="Bermond Scoggins" w:date="2024-05-11T21:45:00Z"/>
              </w:rPr>
            </w:pPr>
            <w:del w:id="762" w:author="Bermond Scoggins" w:date="2024-05-11T21:45:00Z">
              <w:r>
                <w:delText>JIF</w:delText>
              </w:r>
            </w:del>
          </w:p>
        </w:tc>
        <w:tc>
          <w:tcPr>
            <w:tcW w:w="0" w:type="auto"/>
          </w:tcPr>
          <w:p w14:paraId="3CDE7C1D" w14:textId="77777777" w:rsidR="00B0438F" w:rsidRDefault="00000000">
            <w:pPr>
              <w:pStyle w:val="Compact"/>
              <w:rPr>
                <w:del w:id="763" w:author="Bermond Scoggins" w:date="2024-05-11T21:45:00Z"/>
              </w:rPr>
            </w:pPr>
            <w:del w:id="764" w:author="Bermond Scoggins" w:date="2024-05-11T21:45:00Z">
              <w:r>
                <w:delText>JIF Quartile</w:delText>
              </w:r>
            </w:del>
          </w:p>
        </w:tc>
      </w:tr>
      <w:tr w:rsidR="00B0438F" w14:paraId="1C5CB3B4" w14:textId="77777777">
        <w:trPr>
          <w:del w:id="765" w:author="Bermond Scoggins" w:date="2024-05-11T21:45:00Z"/>
        </w:trPr>
        <w:tc>
          <w:tcPr>
            <w:tcW w:w="0" w:type="auto"/>
          </w:tcPr>
          <w:p w14:paraId="0F7769BD" w14:textId="77777777" w:rsidR="00B0438F" w:rsidRDefault="00000000">
            <w:pPr>
              <w:pStyle w:val="Compact"/>
              <w:rPr>
                <w:del w:id="766" w:author="Bermond Scoggins" w:date="2024-05-11T21:45:00Z"/>
              </w:rPr>
            </w:pPr>
            <w:del w:id="767" w:author="Bermond Scoggins" w:date="2024-05-11T21:45:00Z">
              <w:r>
                <w:delText>Political Analysis</w:delText>
              </w:r>
            </w:del>
          </w:p>
        </w:tc>
        <w:tc>
          <w:tcPr>
            <w:tcW w:w="0" w:type="auto"/>
          </w:tcPr>
          <w:p w14:paraId="73202C08" w14:textId="77777777" w:rsidR="00B0438F" w:rsidRDefault="00000000">
            <w:pPr>
              <w:pStyle w:val="Compact"/>
              <w:rPr>
                <w:del w:id="768" w:author="Bermond Scoggins" w:date="2024-05-11T21:45:00Z"/>
              </w:rPr>
            </w:pPr>
            <w:del w:id="769" w:author="Bermond Scoggins" w:date="2024-05-11T21:45:00Z">
              <w:r>
                <w:delText>PS</w:delText>
              </w:r>
            </w:del>
          </w:p>
        </w:tc>
        <w:tc>
          <w:tcPr>
            <w:tcW w:w="0" w:type="auto"/>
          </w:tcPr>
          <w:p w14:paraId="34462DD6" w14:textId="77777777" w:rsidR="00B0438F" w:rsidRDefault="00000000">
            <w:pPr>
              <w:pStyle w:val="Compact"/>
              <w:rPr>
                <w:del w:id="770" w:author="Bermond Scoggins" w:date="2024-05-11T21:45:00Z"/>
              </w:rPr>
            </w:pPr>
            <w:del w:id="771" w:author="Bermond Scoggins" w:date="2024-05-11T21:45:00Z">
              <w:r>
                <w:delText>5,581</w:delText>
              </w:r>
            </w:del>
          </w:p>
        </w:tc>
        <w:tc>
          <w:tcPr>
            <w:tcW w:w="0" w:type="auto"/>
          </w:tcPr>
          <w:p w14:paraId="0359390C" w14:textId="77777777" w:rsidR="00B0438F" w:rsidRDefault="00000000">
            <w:pPr>
              <w:pStyle w:val="Compact"/>
              <w:rPr>
                <w:del w:id="772" w:author="Bermond Scoggins" w:date="2024-05-11T21:45:00Z"/>
              </w:rPr>
            </w:pPr>
            <w:del w:id="773" w:author="Bermond Scoggins" w:date="2024-05-11T21:45:00Z">
              <w:r>
                <w:delText>8.6</w:delText>
              </w:r>
            </w:del>
          </w:p>
        </w:tc>
        <w:tc>
          <w:tcPr>
            <w:tcW w:w="0" w:type="auto"/>
          </w:tcPr>
          <w:p w14:paraId="10EE2DB8" w14:textId="77777777" w:rsidR="00B0438F" w:rsidRDefault="00000000">
            <w:pPr>
              <w:pStyle w:val="Compact"/>
              <w:rPr>
                <w:del w:id="774" w:author="Bermond Scoggins" w:date="2024-05-11T21:45:00Z"/>
              </w:rPr>
            </w:pPr>
            <w:del w:id="775" w:author="Bermond Scoggins" w:date="2024-05-11T21:45:00Z">
              <w:r>
                <w:delText>Q1</w:delText>
              </w:r>
            </w:del>
          </w:p>
        </w:tc>
      </w:tr>
      <w:tr w:rsidR="00B0438F" w14:paraId="15F76145" w14:textId="77777777">
        <w:trPr>
          <w:del w:id="776" w:author="Bermond Scoggins" w:date="2024-05-11T21:45:00Z"/>
        </w:trPr>
        <w:tc>
          <w:tcPr>
            <w:tcW w:w="0" w:type="auto"/>
          </w:tcPr>
          <w:p w14:paraId="2B66BB49" w14:textId="77777777" w:rsidR="00B0438F" w:rsidRDefault="00000000">
            <w:pPr>
              <w:pStyle w:val="Compact"/>
              <w:rPr>
                <w:del w:id="777" w:author="Bermond Scoggins" w:date="2024-05-11T21:45:00Z"/>
              </w:rPr>
            </w:pPr>
            <w:del w:id="778" w:author="Bermond Scoggins" w:date="2024-05-11T21:45:00Z">
              <w:r>
                <w:delText>Annual Review Of Political Science</w:delText>
              </w:r>
            </w:del>
          </w:p>
        </w:tc>
        <w:tc>
          <w:tcPr>
            <w:tcW w:w="0" w:type="auto"/>
          </w:tcPr>
          <w:p w14:paraId="1F2BB085" w14:textId="77777777" w:rsidR="00B0438F" w:rsidRDefault="00000000">
            <w:pPr>
              <w:pStyle w:val="Compact"/>
              <w:rPr>
                <w:del w:id="779" w:author="Bermond Scoggins" w:date="2024-05-11T21:45:00Z"/>
              </w:rPr>
            </w:pPr>
            <w:del w:id="780" w:author="Bermond Scoggins" w:date="2024-05-11T21:45:00Z">
              <w:r>
                <w:delText>PS</w:delText>
              </w:r>
            </w:del>
          </w:p>
        </w:tc>
        <w:tc>
          <w:tcPr>
            <w:tcW w:w="0" w:type="auto"/>
          </w:tcPr>
          <w:p w14:paraId="6A1F9F5A" w14:textId="77777777" w:rsidR="00B0438F" w:rsidRDefault="00000000">
            <w:pPr>
              <w:pStyle w:val="Compact"/>
              <w:rPr>
                <w:del w:id="781" w:author="Bermond Scoggins" w:date="2024-05-11T21:45:00Z"/>
              </w:rPr>
            </w:pPr>
            <w:del w:id="782" w:author="Bermond Scoggins" w:date="2024-05-11T21:45:00Z">
              <w:r>
                <w:delText>5,418</w:delText>
              </w:r>
            </w:del>
          </w:p>
        </w:tc>
        <w:tc>
          <w:tcPr>
            <w:tcW w:w="0" w:type="auto"/>
          </w:tcPr>
          <w:p w14:paraId="5A313302" w14:textId="77777777" w:rsidR="00B0438F" w:rsidRDefault="00000000">
            <w:pPr>
              <w:pStyle w:val="Compact"/>
              <w:rPr>
                <w:del w:id="783" w:author="Bermond Scoggins" w:date="2024-05-11T21:45:00Z"/>
              </w:rPr>
            </w:pPr>
            <w:del w:id="784" w:author="Bermond Scoggins" w:date="2024-05-11T21:45:00Z">
              <w:r>
                <w:delText>8.091</w:delText>
              </w:r>
            </w:del>
          </w:p>
        </w:tc>
        <w:tc>
          <w:tcPr>
            <w:tcW w:w="0" w:type="auto"/>
          </w:tcPr>
          <w:p w14:paraId="2C7EC279" w14:textId="77777777" w:rsidR="00B0438F" w:rsidRDefault="00000000">
            <w:pPr>
              <w:pStyle w:val="Compact"/>
              <w:rPr>
                <w:del w:id="785" w:author="Bermond Scoggins" w:date="2024-05-11T21:45:00Z"/>
              </w:rPr>
            </w:pPr>
            <w:del w:id="786" w:author="Bermond Scoggins" w:date="2024-05-11T21:45:00Z">
              <w:r>
                <w:delText>Q1</w:delText>
              </w:r>
            </w:del>
          </w:p>
        </w:tc>
      </w:tr>
      <w:tr w:rsidR="00B0438F" w14:paraId="67799ED8" w14:textId="77777777">
        <w:trPr>
          <w:del w:id="787" w:author="Bermond Scoggins" w:date="2024-05-11T21:45:00Z"/>
        </w:trPr>
        <w:tc>
          <w:tcPr>
            <w:tcW w:w="0" w:type="auto"/>
          </w:tcPr>
          <w:p w14:paraId="4E5B4837" w14:textId="77777777" w:rsidR="00B0438F" w:rsidRDefault="00000000">
            <w:pPr>
              <w:pStyle w:val="Compact"/>
              <w:rPr>
                <w:del w:id="788" w:author="Bermond Scoggins" w:date="2024-05-11T21:45:00Z"/>
              </w:rPr>
            </w:pPr>
            <w:del w:id="789" w:author="Bermond Scoggins" w:date="2024-05-11T21:45:00Z">
              <w:r>
                <w:delText>International Affairs</w:delText>
              </w:r>
            </w:del>
          </w:p>
        </w:tc>
        <w:tc>
          <w:tcPr>
            <w:tcW w:w="0" w:type="auto"/>
          </w:tcPr>
          <w:p w14:paraId="1EEE5002" w14:textId="77777777" w:rsidR="00B0438F" w:rsidRDefault="00000000">
            <w:pPr>
              <w:pStyle w:val="Compact"/>
              <w:rPr>
                <w:del w:id="790" w:author="Bermond Scoggins" w:date="2024-05-11T21:45:00Z"/>
              </w:rPr>
            </w:pPr>
            <w:del w:id="791" w:author="Bermond Scoggins" w:date="2024-05-11T21:45:00Z">
              <w:r>
                <w:delText>IR</w:delText>
              </w:r>
            </w:del>
          </w:p>
        </w:tc>
        <w:tc>
          <w:tcPr>
            <w:tcW w:w="0" w:type="auto"/>
          </w:tcPr>
          <w:p w14:paraId="37801107" w14:textId="77777777" w:rsidR="00B0438F" w:rsidRDefault="00000000">
            <w:pPr>
              <w:pStyle w:val="Compact"/>
              <w:rPr>
                <w:del w:id="792" w:author="Bermond Scoggins" w:date="2024-05-11T21:45:00Z"/>
              </w:rPr>
            </w:pPr>
            <w:del w:id="793" w:author="Bermond Scoggins" w:date="2024-05-11T21:45:00Z">
              <w:r>
                <w:delText>4,123</w:delText>
              </w:r>
            </w:del>
          </w:p>
        </w:tc>
        <w:tc>
          <w:tcPr>
            <w:tcW w:w="0" w:type="auto"/>
          </w:tcPr>
          <w:p w14:paraId="471A0B24" w14:textId="77777777" w:rsidR="00B0438F" w:rsidRDefault="00000000">
            <w:pPr>
              <w:pStyle w:val="Compact"/>
              <w:rPr>
                <w:del w:id="794" w:author="Bermond Scoggins" w:date="2024-05-11T21:45:00Z"/>
              </w:rPr>
            </w:pPr>
            <w:del w:id="795" w:author="Bermond Scoggins" w:date="2024-05-11T21:45:00Z">
              <w:r>
                <w:delText>7.91</w:delText>
              </w:r>
            </w:del>
          </w:p>
        </w:tc>
        <w:tc>
          <w:tcPr>
            <w:tcW w:w="0" w:type="auto"/>
          </w:tcPr>
          <w:p w14:paraId="4D2A3680" w14:textId="77777777" w:rsidR="00B0438F" w:rsidRDefault="00000000">
            <w:pPr>
              <w:pStyle w:val="Compact"/>
              <w:rPr>
                <w:del w:id="796" w:author="Bermond Scoggins" w:date="2024-05-11T21:45:00Z"/>
              </w:rPr>
            </w:pPr>
            <w:del w:id="797" w:author="Bermond Scoggins" w:date="2024-05-11T21:45:00Z">
              <w:r>
                <w:delText>Q1</w:delText>
              </w:r>
            </w:del>
          </w:p>
        </w:tc>
      </w:tr>
      <w:tr w:rsidR="00B0438F" w14:paraId="48F2E74C" w14:textId="77777777">
        <w:trPr>
          <w:del w:id="798" w:author="Bermond Scoggins" w:date="2024-05-11T21:45:00Z"/>
        </w:trPr>
        <w:tc>
          <w:tcPr>
            <w:tcW w:w="0" w:type="auto"/>
          </w:tcPr>
          <w:p w14:paraId="3FCFB636" w14:textId="77777777" w:rsidR="00B0438F" w:rsidRDefault="00000000">
            <w:pPr>
              <w:pStyle w:val="Compact"/>
              <w:rPr>
                <w:del w:id="799" w:author="Bermond Scoggins" w:date="2024-05-11T21:45:00Z"/>
              </w:rPr>
            </w:pPr>
            <w:del w:id="800" w:author="Bermond Scoggins" w:date="2024-05-11T21:45:00Z">
              <w:r>
                <w:delText>Political Communication</w:delText>
              </w:r>
            </w:del>
          </w:p>
        </w:tc>
        <w:tc>
          <w:tcPr>
            <w:tcW w:w="0" w:type="auto"/>
          </w:tcPr>
          <w:p w14:paraId="1E8E051E" w14:textId="77777777" w:rsidR="00B0438F" w:rsidRDefault="00000000">
            <w:pPr>
              <w:pStyle w:val="Compact"/>
              <w:rPr>
                <w:del w:id="801" w:author="Bermond Scoggins" w:date="2024-05-11T21:45:00Z"/>
              </w:rPr>
            </w:pPr>
            <w:del w:id="802" w:author="Bermond Scoggins" w:date="2024-05-11T21:45:00Z">
              <w:r>
                <w:delText>PS</w:delText>
              </w:r>
            </w:del>
          </w:p>
        </w:tc>
        <w:tc>
          <w:tcPr>
            <w:tcW w:w="0" w:type="auto"/>
          </w:tcPr>
          <w:p w14:paraId="49671F06" w14:textId="77777777" w:rsidR="00B0438F" w:rsidRDefault="00000000">
            <w:pPr>
              <w:pStyle w:val="Compact"/>
              <w:rPr>
                <w:del w:id="803" w:author="Bermond Scoggins" w:date="2024-05-11T21:45:00Z"/>
              </w:rPr>
            </w:pPr>
            <w:del w:id="804" w:author="Bermond Scoggins" w:date="2024-05-11T21:45:00Z">
              <w:r>
                <w:delText>3,692</w:delText>
              </w:r>
            </w:del>
          </w:p>
        </w:tc>
        <w:tc>
          <w:tcPr>
            <w:tcW w:w="0" w:type="auto"/>
          </w:tcPr>
          <w:p w14:paraId="141DFBD4" w14:textId="77777777" w:rsidR="00B0438F" w:rsidRDefault="00000000">
            <w:pPr>
              <w:pStyle w:val="Compact"/>
              <w:rPr>
                <w:del w:id="805" w:author="Bermond Scoggins" w:date="2024-05-11T21:45:00Z"/>
              </w:rPr>
            </w:pPr>
            <w:del w:id="806" w:author="Bermond Scoggins" w:date="2024-05-11T21:45:00Z">
              <w:r>
                <w:delText>7.859</w:delText>
              </w:r>
            </w:del>
          </w:p>
        </w:tc>
        <w:tc>
          <w:tcPr>
            <w:tcW w:w="0" w:type="auto"/>
          </w:tcPr>
          <w:p w14:paraId="5D52B4E7" w14:textId="77777777" w:rsidR="00B0438F" w:rsidRDefault="00000000">
            <w:pPr>
              <w:pStyle w:val="Compact"/>
              <w:rPr>
                <w:del w:id="807" w:author="Bermond Scoggins" w:date="2024-05-11T21:45:00Z"/>
              </w:rPr>
            </w:pPr>
            <w:del w:id="808" w:author="Bermond Scoggins" w:date="2024-05-11T21:45:00Z">
              <w:r>
                <w:delText>Q1</w:delText>
              </w:r>
            </w:del>
          </w:p>
        </w:tc>
      </w:tr>
      <w:tr w:rsidR="00B0438F" w14:paraId="6C5DB5FA" w14:textId="77777777">
        <w:trPr>
          <w:del w:id="809" w:author="Bermond Scoggins" w:date="2024-05-11T21:45:00Z"/>
        </w:trPr>
        <w:tc>
          <w:tcPr>
            <w:tcW w:w="0" w:type="auto"/>
          </w:tcPr>
          <w:p w14:paraId="29A01F3C" w14:textId="77777777" w:rsidR="00B0438F" w:rsidRDefault="00000000">
            <w:pPr>
              <w:pStyle w:val="Compact"/>
              <w:rPr>
                <w:del w:id="810" w:author="Bermond Scoggins" w:date="2024-05-11T21:45:00Z"/>
              </w:rPr>
            </w:pPr>
            <w:del w:id="811" w:author="Bermond Scoggins" w:date="2024-05-11T21:45:00Z">
              <w:r>
                <w:delText>American Political Science Review</w:delText>
              </w:r>
            </w:del>
          </w:p>
        </w:tc>
        <w:tc>
          <w:tcPr>
            <w:tcW w:w="0" w:type="auto"/>
          </w:tcPr>
          <w:p w14:paraId="7EDB055A" w14:textId="77777777" w:rsidR="00B0438F" w:rsidRDefault="00000000">
            <w:pPr>
              <w:pStyle w:val="Compact"/>
              <w:rPr>
                <w:del w:id="812" w:author="Bermond Scoggins" w:date="2024-05-11T21:45:00Z"/>
              </w:rPr>
            </w:pPr>
            <w:del w:id="813" w:author="Bermond Scoggins" w:date="2024-05-11T21:45:00Z">
              <w:r>
                <w:delText>PS</w:delText>
              </w:r>
            </w:del>
          </w:p>
        </w:tc>
        <w:tc>
          <w:tcPr>
            <w:tcW w:w="0" w:type="auto"/>
          </w:tcPr>
          <w:p w14:paraId="3369559E" w14:textId="77777777" w:rsidR="00B0438F" w:rsidRDefault="00000000">
            <w:pPr>
              <w:pStyle w:val="Compact"/>
              <w:rPr>
                <w:del w:id="814" w:author="Bermond Scoggins" w:date="2024-05-11T21:45:00Z"/>
              </w:rPr>
            </w:pPr>
            <w:del w:id="815" w:author="Bermond Scoggins" w:date="2024-05-11T21:45:00Z">
              <w:r>
                <w:delText>19,880</w:delText>
              </w:r>
            </w:del>
          </w:p>
        </w:tc>
        <w:tc>
          <w:tcPr>
            <w:tcW w:w="0" w:type="auto"/>
          </w:tcPr>
          <w:p w14:paraId="6B0654E7" w14:textId="77777777" w:rsidR="00B0438F" w:rsidRDefault="00000000">
            <w:pPr>
              <w:pStyle w:val="Compact"/>
              <w:rPr>
                <w:del w:id="816" w:author="Bermond Scoggins" w:date="2024-05-11T21:45:00Z"/>
              </w:rPr>
            </w:pPr>
            <w:del w:id="817" w:author="Bermond Scoggins" w:date="2024-05-11T21:45:00Z">
              <w:r>
                <w:delText>7.828</w:delText>
              </w:r>
            </w:del>
          </w:p>
        </w:tc>
        <w:tc>
          <w:tcPr>
            <w:tcW w:w="0" w:type="auto"/>
          </w:tcPr>
          <w:p w14:paraId="6CF41F32" w14:textId="77777777" w:rsidR="00B0438F" w:rsidRDefault="00000000">
            <w:pPr>
              <w:pStyle w:val="Compact"/>
              <w:rPr>
                <w:del w:id="818" w:author="Bermond Scoggins" w:date="2024-05-11T21:45:00Z"/>
              </w:rPr>
            </w:pPr>
            <w:del w:id="819" w:author="Bermond Scoggins" w:date="2024-05-11T21:45:00Z">
              <w:r>
                <w:delText>Q1</w:delText>
              </w:r>
            </w:del>
          </w:p>
        </w:tc>
      </w:tr>
      <w:tr w:rsidR="00B0438F" w14:paraId="06A52D2C" w14:textId="77777777">
        <w:trPr>
          <w:del w:id="820" w:author="Bermond Scoggins" w:date="2024-05-11T21:45:00Z"/>
        </w:trPr>
        <w:tc>
          <w:tcPr>
            <w:tcW w:w="0" w:type="auto"/>
          </w:tcPr>
          <w:p w14:paraId="621B188D" w14:textId="77777777" w:rsidR="00B0438F" w:rsidRDefault="00000000">
            <w:pPr>
              <w:pStyle w:val="Compact"/>
              <w:rPr>
                <w:del w:id="821" w:author="Bermond Scoggins" w:date="2024-05-11T21:45:00Z"/>
              </w:rPr>
            </w:pPr>
            <w:del w:id="822" w:author="Bermond Scoggins" w:date="2024-05-11T21:45:00Z">
              <w:r>
                <w:delText>Review Of International Organizations</w:delText>
              </w:r>
            </w:del>
          </w:p>
        </w:tc>
        <w:tc>
          <w:tcPr>
            <w:tcW w:w="0" w:type="auto"/>
          </w:tcPr>
          <w:p w14:paraId="4489C63E" w14:textId="77777777" w:rsidR="00B0438F" w:rsidRDefault="00000000">
            <w:pPr>
              <w:pStyle w:val="Compact"/>
              <w:rPr>
                <w:del w:id="823" w:author="Bermond Scoggins" w:date="2024-05-11T21:45:00Z"/>
              </w:rPr>
            </w:pPr>
            <w:del w:id="824" w:author="Bermond Scoggins" w:date="2024-05-11T21:45:00Z">
              <w:r>
                <w:delText>PS</w:delText>
              </w:r>
            </w:del>
          </w:p>
        </w:tc>
        <w:tc>
          <w:tcPr>
            <w:tcW w:w="0" w:type="auto"/>
          </w:tcPr>
          <w:p w14:paraId="74871D60" w14:textId="77777777" w:rsidR="00B0438F" w:rsidRDefault="00000000">
            <w:pPr>
              <w:pStyle w:val="Compact"/>
              <w:rPr>
                <w:del w:id="825" w:author="Bermond Scoggins" w:date="2024-05-11T21:45:00Z"/>
              </w:rPr>
            </w:pPr>
            <w:del w:id="826" w:author="Bermond Scoggins" w:date="2024-05-11T21:45:00Z">
              <w:r>
                <w:delText>1,287</w:delText>
              </w:r>
            </w:del>
          </w:p>
        </w:tc>
        <w:tc>
          <w:tcPr>
            <w:tcW w:w="0" w:type="auto"/>
          </w:tcPr>
          <w:p w14:paraId="7E7ED871" w14:textId="77777777" w:rsidR="00B0438F" w:rsidRDefault="00000000">
            <w:pPr>
              <w:pStyle w:val="Compact"/>
              <w:rPr>
                <w:del w:id="827" w:author="Bermond Scoggins" w:date="2024-05-11T21:45:00Z"/>
              </w:rPr>
            </w:pPr>
            <w:del w:id="828" w:author="Bermond Scoggins" w:date="2024-05-11T21:45:00Z">
              <w:r>
                <w:delText>7.795</w:delText>
              </w:r>
            </w:del>
          </w:p>
        </w:tc>
        <w:tc>
          <w:tcPr>
            <w:tcW w:w="0" w:type="auto"/>
          </w:tcPr>
          <w:p w14:paraId="63426EE5" w14:textId="77777777" w:rsidR="00B0438F" w:rsidRDefault="00000000">
            <w:pPr>
              <w:pStyle w:val="Compact"/>
              <w:rPr>
                <w:del w:id="829" w:author="Bermond Scoggins" w:date="2024-05-11T21:45:00Z"/>
              </w:rPr>
            </w:pPr>
            <w:del w:id="830" w:author="Bermond Scoggins" w:date="2024-05-11T21:45:00Z">
              <w:r>
                <w:delText>Q1</w:delText>
              </w:r>
            </w:del>
          </w:p>
        </w:tc>
      </w:tr>
      <w:tr w:rsidR="00B0438F" w14:paraId="69135B0C" w14:textId="77777777">
        <w:trPr>
          <w:del w:id="831" w:author="Bermond Scoggins" w:date="2024-05-11T21:45:00Z"/>
        </w:trPr>
        <w:tc>
          <w:tcPr>
            <w:tcW w:w="0" w:type="auto"/>
          </w:tcPr>
          <w:p w14:paraId="09C2ACA2" w14:textId="77777777" w:rsidR="00B0438F" w:rsidRDefault="00000000">
            <w:pPr>
              <w:pStyle w:val="Compact"/>
              <w:rPr>
                <w:del w:id="832" w:author="Bermond Scoggins" w:date="2024-05-11T21:45:00Z"/>
              </w:rPr>
            </w:pPr>
            <w:del w:id="833" w:author="Bermond Scoggins" w:date="2024-05-11T21:45:00Z">
              <w:r>
                <w:delText>International Security</w:delText>
              </w:r>
            </w:del>
          </w:p>
        </w:tc>
        <w:tc>
          <w:tcPr>
            <w:tcW w:w="0" w:type="auto"/>
          </w:tcPr>
          <w:p w14:paraId="0C656672" w14:textId="77777777" w:rsidR="00B0438F" w:rsidRDefault="00000000">
            <w:pPr>
              <w:pStyle w:val="Compact"/>
              <w:rPr>
                <w:del w:id="834" w:author="Bermond Scoggins" w:date="2024-05-11T21:45:00Z"/>
              </w:rPr>
            </w:pPr>
            <w:del w:id="835" w:author="Bermond Scoggins" w:date="2024-05-11T21:45:00Z">
              <w:r>
                <w:delText>IR</w:delText>
              </w:r>
            </w:del>
          </w:p>
        </w:tc>
        <w:tc>
          <w:tcPr>
            <w:tcW w:w="0" w:type="auto"/>
          </w:tcPr>
          <w:p w14:paraId="2917E19B" w14:textId="77777777" w:rsidR="00B0438F" w:rsidRDefault="00000000">
            <w:pPr>
              <w:pStyle w:val="Compact"/>
              <w:rPr>
                <w:del w:id="836" w:author="Bermond Scoggins" w:date="2024-05-11T21:45:00Z"/>
              </w:rPr>
            </w:pPr>
            <w:del w:id="837" w:author="Bermond Scoggins" w:date="2024-05-11T21:45:00Z">
              <w:r>
                <w:delText>4,312</w:delText>
              </w:r>
            </w:del>
          </w:p>
        </w:tc>
        <w:tc>
          <w:tcPr>
            <w:tcW w:w="0" w:type="auto"/>
          </w:tcPr>
          <w:p w14:paraId="1436C802" w14:textId="77777777" w:rsidR="00B0438F" w:rsidRDefault="00000000">
            <w:pPr>
              <w:pStyle w:val="Compact"/>
              <w:rPr>
                <w:del w:id="838" w:author="Bermond Scoggins" w:date="2024-05-11T21:45:00Z"/>
              </w:rPr>
            </w:pPr>
            <w:del w:id="839" w:author="Bermond Scoggins" w:date="2024-05-11T21:45:00Z">
              <w:r>
                <w:delText>7.486</w:delText>
              </w:r>
            </w:del>
          </w:p>
        </w:tc>
        <w:tc>
          <w:tcPr>
            <w:tcW w:w="0" w:type="auto"/>
          </w:tcPr>
          <w:p w14:paraId="14A3C042" w14:textId="77777777" w:rsidR="00B0438F" w:rsidRDefault="00000000">
            <w:pPr>
              <w:pStyle w:val="Compact"/>
              <w:rPr>
                <w:del w:id="840" w:author="Bermond Scoggins" w:date="2024-05-11T21:45:00Z"/>
              </w:rPr>
            </w:pPr>
            <w:del w:id="841" w:author="Bermond Scoggins" w:date="2024-05-11T21:45:00Z">
              <w:r>
                <w:delText>Q1</w:delText>
              </w:r>
            </w:del>
          </w:p>
        </w:tc>
      </w:tr>
      <w:tr w:rsidR="00B0438F" w14:paraId="18ECD9FE" w14:textId="77777777">
        <w:trPr>
          <w:del w:id="842" w:author="Bermond Scoggins" w:date="2024-05-11T21:45:00Z"/>
        </w:trPr>
        <w:tc>
          <w:tcPr>
            <w:tcW w:w="0" w:type="auto"/>
          </w:tcPr>
          <w:p w14:paraId="2698C89B" w14:textId="77777777" w:rsidR="00B0438F" w:rsidRDefault="00000000">
            <w:pPr>
              <w:pStyle w:val="Compact"/>
              <w:rPr>
                <w:del w:id="843" w:author="Bermond Scoggins" w:date="2024-05-11T21:45:00Z"/>
              </w:rPr>
            </w:pPr>
            <w:del w:id="844" w:author="Bermond Scoggins" w:date="2024-05-11T21:45:00Z">
              <w:r>
                <w:delText>Journal Of European Public Policy</w:delText>
              </w:r>
            </w:del>
          </w:p>
        </w:tc>
        <w:tc>
          <w:tcPr>
            <w:tcW w:w="0" w:type="auto"/>
          </w:tcPr>
          <w:p w14:paraId="4E54B5B4" w14:textId="77777777" w:rsidR="00B0438F" w:rsidRDefault="00000000">
            <w:pPr>
              <w:pStyle w:val="Compact"/>
              <w:rPr>
                <w:del w:id="845" w:author="Bermond Scoggins" w:date="2024-05-11T21:45:00Z"/>
              </w:rPr>
            </w:pPr>
            <w:del w:id="846" w:author="Bermond Scoggins" w:date="2024-05-11T21:45:00Z">
              <w:r>
                <w:delText>PS</w:delText>
              </w:r>
            </w:del>
          </w:p>
        </w:tc>
        <w:tc>
          <w:tcPr>
            <w:tcW w:w="0" w:type="auto"/>
          </w:tcPr>
          <w:p w14:paraId="22CB9A9A" w14:textId="77777777" w:rsidR="00B0438F" w:rsidRDefault="00000000">
            <w:pPr>
              <w:pStyle w:val="Compact"/>
              <w:rPr>
                <w:del w:id="847" w:author="Bermond Scoggins" w:date="2024-05-11T21:45:00Z"/>
              </w:rPr>
            </w:pPr>
            <w:del w:id="848" w:author="Bermond Scoggins" w:date="2024-05-11T21:45:00Z">
              <w:r>
                <w:delText>6,982</w:delText>
              </w:r>
            </w:del>
          </w:p>
        </w:tc>
        <w:tc>
          <w:tcPr>
            <w:tcW w:w="0" w:type="auto"/>
          </w:tcPr>
          <w:p w14:paraId="77F6C21C" w14:textId="77777777" w:rsidR="00B0438F" w:rsidRDefault="00000000">
            <w:pPr>
              <w:pStyle w:val="Compact"/>
              <w:rPr>
                <w:del w:id="849" w:author="Bermond Scoggins" w:date="2024-05-11T21:45:00Z"/>
              </w:rPr>
            </w:pPr>
            <w:del w:id="850" w:author="Bermond Scoggins" w:date="2024-05-11T21:45:00Z">
              <w:r>
                <w:delText>7.339</w:delText>
              </w:r>
            </w:del>
          </w:p>
        </w:tc>
        <w:tc>
          <w:tcPr>
            <w:tcW w:w="0" w:type="auto"/>
          </w:tcPr>
          <w:p w14:paraId="5081A6E7" w14:textId="77777777" w:rsidR="00B0438F" w:rsidRDefault="00000000">
            <w:pPr>
              <w:pStyle w:val="Compact"/>
              <w:rPr>
                <w:del w:id="851" w:author="Bermond Scoggins" w:date="2024-05-11T21:45:00Z"/>
              </w:rPr>
            </w:pPr>
            <w:del w:id="852" w:author="Bermond Scoggins" w:date="2024-05-11T21:45:00Z">
              <w:r>
                <w:delText>Q1</w:delText>
              </w:r>
            </w:del>
          </w:p>
        </w:tc>
      </w:tr>
      <w:tr w:rsidR="00B0438F" w14:paraId="214CA1E6" w14:textId="77777777">
        <w:trPr>
          <w:del w:id="853" w:author="Bermond Scoggins" w:date="2024-05-11T21:45:00Z"/>
        </w:trPr>
        <w:tc>
          <w:tcPr>
            <w:tcW w:w="0" w:type="auto"/>
          </w:tcPr>
          <w:p w14:paraId="5173923B" w14:textId="77777777" w:rsidR="00B0438F" w:rsidRDefault="00000000">
            <w:pPr>
              <w:pStyle w:val="Compact"/>
              <w:rPr>
                <w:del w:id="854" w:author="Bermond Scoggins" w:date="2024-05-11T21:45:00Z"/>
              </w:rPr>
            </w:pPr>
            <w:del w:id="855" w:author="Bermond Scoggins" w:date="2024-05-11T21:45:00Z">
              <w:r>
                <w:delText>Journal Of Public Administration Research</w:delText>
              </w:r>
            </w:del>
          </w:p>
        </w:tc>
        <w:tc>
          <w:tcPr>
            <w:tcW w:w="0" w:type="auto"/>
          </w:tcPr>
          <w:p w14:paraId="59BDBAAC" w14:textId="77777777" w:rsidR="00B0438F" w:rsidRDefault="00B0438F">
            <w:pPr>
              <w:pStyle w:val="Compact"/>
              <w:rPr>
                <w:del w:id="856" w:author="Bermond Scoggins" w:date="2024-05-11T21:45:00Z"/>
              </w:rPr>
            </w:pPr>
          </w:p>
        </w:tc>
        <w:tc>
          <w:tcPr>
            <w:tcW w:w="0" w:type="auto"/>
          </w:tcPr>
          <w:p w14:paraId="5EAF3F22" w14:textId="77777777" w:rsidR="00B0438F" w:rsidRDefault="00B0438F">
            <w:pPr>
              <w:pStyle w:val="Compact"/>
              <w:rPr>
                <w:del w:id="857" w:author="Bermond Scoggins" w:date="2024-05-11T21:45:00Z"/>
              </w:rPr>
            </w:pPr>
          </w:p>
        </w:tc>
        <w:tc>
          <w:tcPr>
            <w:tcW w:w="0" w:type="auto"/>
          </w:tcPr>
          <w:p w14:paraId="0415F5B7" w14:textId="77777777" w:rsidR="00B0438F" w:rsidRDefault="00B0438F">
            <w:pPr>
              <w:pStyle w:val="Compact"/>
              <w:rPr>
                <w:del w:id="858" w:author="Bermond Scoggins" w:date="2024-05-11T21:45:00Z"/>
              </w:rPr>
            </w:pPr>
          </w:p>
        </w:tc>
        <w:tc>
          <w:tcPr>
            <w:tcW w:w="0" w:type="auto"/>
          </w:tcPr>
          <w:p w14:paraId="59801258" w14:textId="77777777" w:rsidR="00B0438F" w:rsidRDefault="00B0438F">
            <w:pPr>
              <w:pStyle w:val="Compact"/>
              <w:rPr>
                <w:del w:id="859" w:author="Bermond Scoggins" w:date="2024-05-11T21:45:00Z"/>
              </w:rPr>
            </w:pPr>
          </w:p>
        </w:tc>
      </w:tr>
      <w:tr w:rsidR="00B0438F" w14:paraId="462DC480" w14:textId="77777777">
        <w:trPr>
          <w:del w:id="860" w:author="Bermond Scoggins" w:date="2024-05-11T21:45:00Z"/>
        </w:trPr>
        <w:tc>
          <w:tcPr>
            <w:tcW w:w="0" w:type="auto"/>
          </w:tcPr>
          <w:p w14:paraId="13EBA590" w14:textId="77777777" w:rsidR="00B0438F" w:rsidRDefault="00000000">
            <w:pPr>
              <w:pStyle w:val="Compact"/>
              <w:rPr>
                <w:del w:id="861" w:author="Bermond Scoggins" w:date="2024-05-11T21:45:00Z"/>
              </w:rPr>
            </w:pPr>
            <w:del w:id="862" w:author="Bermond Scoggins" w:date="2024-05-11T21:45:00Z">
              <w:r>
                <w:delText>And Theory</w:delText>
              </w:r>
            </w:del>
          </w:p>
        </w:tc>
        <w:tc>
          <w:tcPr>
            <w:tcW w:w="0" w:type="auto"/>
          </w:tcPr>
          <w:p w14:paraId="523B30D8" w14:textId="77777777" w:rsidR="00B0438F" w:rsidRDefault="00000000">
            <w:pPr>
              <w:pStyle w:val="Compact"/>
              <w:rPr>
                <w:del w:id="863" w:author="Bermond Scoggins" w:date="2024-05-11T21:45:00Z"/>
              </w:rPr>
            </w:pPr>
            <w:del w:id="864" w:author="Bermond Scoggins" w:date="2024-05-11T21:45:00Z">
              <w:r>
                <w:delText>PS</w:delText>
              </w:r>
            </w:del>
          </w:p>
        </w:tc>
        <w:tc>
          <w:tcPr>
            <w:tcW w:w="0" w:type="auto"/>
          </w:tcPr>
          <w:p w14:paraId="43CDBCC3" w14:textId="77777777" w:rsidR="00B0438F" w:rsidRDefault="00000000">
            <w:pPr>
              <w:pStyle w:val="Compact"/>
              <w:rPr>
                <w:del w:id="865" w:author="Bermond Scoggins" w:date="2024-05-11T21:45:00Z"/>
              </w:rPr>
            </w:pPr>
            <w:del w:id="866" w:author="Bermond Scoggins" w:date="2024-05-11T21:45:00Z">
              <w:r>
                <w:delText>8,156</w:delText>
              </w:r>
            </w:del>
          </w:p>
        </w:tc>
        <w:tc>
          <w:tcPr>
            <w:tcW w:w="0" w:type="auto"/>
          </w:tcPr>
          <w:p w14:paraId="46CF6D11" w14:textId="77777777" w:rsidR="00B0438F" w:rsidRDefault="00000000">
            <w:pPr>
              <w:pStyle w:val="Compact"/>
              <w:rPr>
                <w:del w:id="867" w:author="Bermond Scoggins" w:date="2024-05-11T21:45:00Z"/>
              </w:rPr>
            </w:pPr>
            <w:del w:id="868" w:author="Bermond Scoggins" w:date="2024-05-11T21:45:00Z">
              <w:r>
                <w:delText>7</w:delText>
              </w:r>
            </w:del>
          </w:p>
        </w:tc>
        <w:tc>
          <w:tcPr>
            <w:tcW w:w="0" w:type="auto"/>
          </w:tcPr>
          <w:p w14:paraId="1E97F20E" w14:textId="77777777" w:rsidR="00B0438F" w:rsidRDefault="00000000">
            <w:pPr>
              <w:pStyle w:val="Compact"/>
              <w:rPr>
                <w:del w:id="869" w:author="Bermond Scoggins" w:date="2024-05-11T21:45:00Z"/>
              </w:rPr>
            </w:pPr>
            <w:del w:id="870" w:author="Bermond Scoggins" w:date="2024-05-11T21:45:00Z">
              <w:r>
                <w:delText>Q1</w:delText>
              </w:r>
            </w:del>
          </w:p>
        </w:tc>
      </w:tr>
      <w:tr w:rsidR="00B0438F" w14:paraId="3082790A" w14:textId="77777777">
        <w:trPr>
          <w:del w:id="871" w:author="Bermond Scoggins" w:date="2024-05-11T21:45:00Z"/>
        </w:trPr>
        <w:tc>
          <w:tcPr>
            <w:tcW w:w="0" w:type="auto"/>
          </w:tcPr>
          <w:p w14:paraId="64D82BEE" w14:textId="77777777" w:rsidR="00B0438F" w:rsidRDefault="00000000">
            <w:pPr>
              <w:pStyle w:val="Compact"/>
              <w:rPr>
                <w:del w:id="872" w:author="Bermond Scoggins" w:date="2024-05-11T21:45:00Z"/>
              </w:rPr>
            </w:pPr>
            <w:del w:id="873" w:author="Bermond Scoggins" w:date="2024-05-11T21:45:00Z">
              <w:r>
                <w:delText>Environmental Politics</w:delText>
              </w:r>
            </w:del>
          </w:p>
        </w:tc>
        <w:tc>
          <w:tcPr>
            <w:tcW w:w="0" w:type="auto"/>
          </w:tcPr>
          <w:p w14:paraId="541A2399" w14:textId="77777777" w:rsidR="00B0438F" w:rsidRDefault="00000000">
            <w:pPr>
              <w:pStyle w:val="Compact"/>
              <w:rPr>
                <w:del w:id="874" w:author="Bermond Scoggins" w:date="2024-05-11T21:45:00Z"/>
              </w:rPr>
            </w:pPr>
            <w:del w:id="875" w:author="Bermond Scoggins" w:date="2024-05-11T21:45:00Z">
              <w:r>
                <w:delText>PS</w:delText>
              </w:r>
            </w:del>
          </w:p>
        </w:tc>
        <w:tc>
          <w:tcPr>
            <w:tcW w:w="0" w:type="auto"/>
          </w:tcPr>
          <w:p w14:paraId="09D49221" w14:textId="77777777" w:rsidR="00B0438F" w:rsidRDefault="00000000">
            <w:pPr>
              <w:pStyle w:val="Compact"/>
              <w:rPr>
                <w:del w:id="876" w:author="Bermond Scoggins" w:date="2024-05-11T21:45:00Z"/>
              </w:rPr>
            </w:pPr>
            <w:del w:id="877" w:author="Bermond Scoggins" w:date="2024-05-11T21:45:00Z">
              <w:r>
                <w:delText>3,989</w:delText>
              </w:r>
            </w:del>
          </w:p>
        </w:tc>
        <w:tc>
          <w:tcPr>
            <w:tcW w:w="0" w:type="auto"/>
          </w:tcPr>
          <w:p w14:paraId="3AF6C4E5" w14:textId="77777777" w:rsidR="00B0438F" w:rsidRDefault="00000000">
            <w:pPr>
              <w:pStyle w:val="Compact"/>
              <w:rPr>
                <w:del w:id="878" w:author="Bermond Scoggins" w:date="2024-05-11T21:45:00Z"/>
              </w:rPr>
            </w:pPr>
            <w:del w:id="879" w:author="Bermond Scoggins" w:date="2024-05-11T21:45:00Z">
              <w:r>
                <w:delText>6.71</w:delText>
              </w:r>
            </w:del>
          </w:p>
        </w:tc>
        <w:tc>
          <w:tcPr>
            <w:tcW w:w="0" w:type="auto"/>
          </w:tcPr>
          <w:p w14:paraId="27EC54EB" w14:textId="77777777" w:rsidR="00B0438F" w:rsidRDefault="00000000">
            <w:pPr>
              <w:pStyle w:val="Compact"/>
              <w:rPr>
                <w:del w:id="880" w:author="Bermond Scoggins" w:date="2024-05-11T21:45:00Z"/>
              </w:rPr>
            </w:pPr>
            <w:del w:id="881" w:author="Bermond Scoggins" w:date="2024-05-11T21:45:00Z">
              <w:r>
                <w:delText>Q1</w:delText>
              </w:r>
            </w:del>
          </w:p>
        </w:tc>
      </w:tr>
      <w:tr w:rsidR="00B0438F" w14:paraId="48662050" w14:textId="77777777">
        <w:trPr>
          <w:del w:id="882" w:author="Bermond Scoggins" w:date="2024-05-11T21:45:00Z"/>
        </w:trPr>
        <w:tc>
          <w:tcPr>
            <w:tcW w:w="0" w:type="auto"/>
          </w:tcPr>
          <w:p w14:paraId="186A3AEB" w14:textId="77777777" w:rsidR="00B0438F" w:rsidRDefault="00000000">
            <w:pPr>
              <w:pStyle w:val="Compact"/>
              <w:rPr>
                <w:del w:id="883" w:author="Bermond Scoggins" w:date="2024-05-11T21:45:00Z"/>
              </w:rPr>
            </w:pPr>
            <w:del w:id="884" w:author="Bermond Scoggins" w:date="2024-05-11T21:45:00Z">
              <w:r>
                <w:delText>International Journal Of Press-Politics</w:delText>
              </w:r>
            </w:del>
          </w:p>
        </w:tc>
        <w:tc>
          <w:tcPr>
            <w:tcW w:w="0" w:type="auto"/>
          </w:tcPr>
          <w:p w14:paraId="3E630B62" w14:textId="77777777" w:rsidR="00B0438F" w:rsidRDefault="00000000">
            <w:pPr>
              <w:pStyle w:val="Compact"/>
              <w:rPr>
                <w:del w:id="885" w:author="Bermond Scoggins" w:date="2024-05-11T21:45:00Z"/>
              </w:rPr>
            </w:pPr>
            <w:del w:id="886" w:author="Bermond Scoggins" w:date="2024-05-11T21:45:00Z">
              <w:r>
                <w:delText>PS</w:delText>
              </w:r>
            </w:del>
          </w:p>
        </w:tc>
        <w:tc>
          <w:tcPr>
            <w:tcW w:w="0" w:type="auto"/>
          </w:tcPr>
          <w:p w14:paraId="78B88969" w14:textId="77777777" w:rsidR="00B0438F" w:rsidRDefault="00000000">
            <w:pPr>
              <w:pStyle w:val="Compact"/>
              <w:rPr>
                <w:del w:id="887" w:author="Bermond Scoggins" w:date="2024-05-11T21:45:00Z"/>
              </w:rPr>
            </w:pPr>
            <w:del w:id="888" w:author="Bermond Scoggins" w:date="2024-05-11T21:45:00Z">
              <w:r>
                <w:delText>1,607</w:delText>
              </w:r>
            </w:del>
          </w:p>
        </w:tc>
        <w:tc>
          <w:tcPr>
            <w:tcW w:w="0" w:type="auto"/>
          </w:tcPr>
          <w:p w14:paraId="5A7C870A" w14:textId="77777777" w:rsidR="00B0438F" w:rsidRDefault="00000000">
            <w:pPr>
              <w:pStyle w:val="Compact"/>
              <w:rPr>
                <w:del w:id="889" w:author="Bermond Scoggins" w:date="2024-05-11T21:45:00Z"/>
              </w:rPr>
            </w:pPr>
            <w:del w:id="890" w:author="Bermond Scoggins" w:date="2024-05-11T21:45:00Z">
              <w:r>
                <w:delText>6.592</w:delText>
              </w:r>
            </w:del>
          </w:p>
        </w:tc>
        <w:tc>
          <w:tcPr>
            <w:tcW w:w="0" w:type="auto"/>
          </w:tcPr>
          <w:p w14:paraId="76557B3F" w14:textId="77777777" w:rsidR="00B0438F" w:rsidRDefault="00000000">
            <w:pPr>
              <w:pStyle w:val="Compact"/>
              <w:rPr>
                <w:del w:id="891" w:author="Bermond Scoggins" w:date="2024-05-11T21:45:00Z"/>
              </w:rPr>
            </w:pPr>
            <w:del w:id="892" w:author="Bermond Scoggins" w:date="2024-05-11T21:45:00Z">
              <w:r>
                <w:delText>Q1</w:delText>
              </w:r>
            </w:del>
          </w:p>
        </w:tc>
      </w:tr>
      <w:tr w:rsidR="00B0438F" w14:paraId="29101AF5" w14:textId="77777777">
        <w:trPr>
          <w:del w:id="893" w:author="Bermond Scoggins" w:date="2024-05-11T21:45:00Z"/>
        </w:trPr>
        <w:tc>
          <w:tcPr>
            <w:tcW w:w="0" w:type="auto"/>
          </w:tcPr>
          <w:p w14:paraId="10F283A4" w14:textId="77777777" w:rsidR="00B0438F" w:rsidRDefault="00000000">
            <w:pPr>
              <w:pStyle w:val="Compact"/>
              <w:rPr>
                <w:del w:id="894" w:author="Bermond Scoggins" w:date="2024-05-11T21:45:00Z"/>
              </w:rPr>
            </w:pPr>
            <w:del w:id="895" w:author="Bermond Scoggins" w:date="2024-05-11T21:45:00Z">
              <w:r>
                <w:delText>International Organization</w:delText>
              </w:r>
            </w:del>
          </w:p>
        </w:tc>
        <w:tc>
          <w:tcPr>
            <w:tcW w:w="0" w:type="auto"/>
          </w:tcPr>
          <w:p w14:paraId="42B0F79B" w14:textId="77777777" w:rsidR="00B0438F" w:rsidRDefault="00000000">
            <w:pPr>
              <w:pStyle w:val="Compact"/>
              <w:rPr>
                <w:del w:id="896" w:author="Bermond Scoggins" w:date="2024-05-11T21:45:00Z"/>
              </w:rPr>
            </w:pPr>
            <w:del w:id="897" w:author="Bermond Scoggins" w:date="2024-05-11T21:45:00Z">
              <w:r>
                <w:delText>PS</w:delText>
              </w:r>
            </w:del>
          </w:p>
        </w:tc>
        <w:tc>
          <w:tcPr>
            <w:tcW w:w="0" w:type="auto"/>
          </w:tcPr>
          <w:p w14:paraId="1A17C4A9" w14:textId="77777777" w:rsidR="00B0438F" w:rsidRDefault="00000000">
            <w:pPr>
              <w:pStyle w:val="Compact"/>
              <w:rPr>
                <w:del w:id="898" w:author="Bermond Scoggins" w:date="2024-05-11T21:45:00Z"/>
              </w:rPr>
            </w:pPr>
            <w:del w:id="899" w:author="Bermond Scoggins" w:date="2024-05-11T21:45:00Z">
              <w:r>
                <w:delText>9,433</w:delText>
              </w:r>
            </w:del>
          </w:p>
        </w:tc>
        <w:tc>
          <w:tcPr>
            <w:tcW w:w="0" w:type="auto"/>
          </w:tcPr>
          <w:p w14:paraId="1CE04896" w14:textId="77777777" w:rsidR="00B0438F" w:rsidRDefault="00000000">
            <w:pPr>
              <w:pStyle w:val="Compact"/>
              <w:rPr>
                <w:del w:id="900" w:author="Bermond Scoggins" w:date="2024-05-11T21:45:00Z"/>
              </w:rPr>
            </w:pPr>
            <w:del w:id="901" w:author="Bermond Scoggins" w:date="2024-05-11T21:45:00Z">
              <w:r>
                <w:delText>6.276</w:delText>
              </w:r>
            </w:del>
          </w:p>
        </w:tc>
        <w:tc>
          <w:tcPr>
            <w:tcW w:w="0" w:type="auto"/>
          </w:tcPr>
          <w:p w14:paraId="634D5704" w14:textId="77777777" w:rsidR="00B0438F" w:rsidRDefault="00000000">
            <w:pPr>
              <w:pStyle w:val="Compact"/>
              <w:rPr>
                <w:del w:id="902" w:author="Bermond Scoggins" w:date="2024-05-11T21:45:00Z"/>
              </w:rPr>
            </w:pPr>
            <w:del w:id="903" w:author="Bermond Scoggins" w:date="2024-05-11T21:45:00Z">
              <w:r>
                <w:delText>Q1</w:delText>
              </w:r>
            </w:del>
          </w:p>
        </w:tc>
      </w:tr>
      <w:tr w:rsidR="00B0438F" w14:paraId="2BAB37C0" w14:textId="77777777">
        <w:trPr>
          <w:del w:id="904" w:author="Bermond Scoggins" w:date="2024-05-11T21:45:00Z"/>
        </w:trPr>
        <w:tc>
          <w:tcPr>
            <w:tcW w:w="0" w:type="auto"/>
          </w:tcPr>
          <w:p w14:paraId="69E6EF0F" w14:textId="77777777" w:rsidR="00B0438F" w:rsidRDefault="00000000">
            <w:pPr>
              <w:pStyle w:val="Compact"/>
              <w:rPr>
                <w:del w:id="905" w:author="Bermond Scoggins" w:date="2024-05-11T21:45:00Z"/>
              </w:rPr>
            </w:pPr>
            <w:del w:id="906" w:author="Bermond Scoggins" w:date="2024-05-11T21:45:00Z">
              <w:r>
                <w:delText>Political Behavior</w:delText>
              </w:r>
            </w:del>
          </w:p>
        </w:tc>
        <w:tc>
          <w:tcPr>
            <w:tcW w:w="0" w:type="auto"/>
          </w:tcPr>
          <w:p w14:paraId="5B6E0C48" w14:textId="77777777" w:rsidR="00B0438F" w:rsidRDefault="00000000">
            <w:pPr>
              <w:pStyle w:val="Compact"/>
              <w:rPr>
                <w:del w:id="907" w:author="Bermond Scoggins" w:date="2024-05-11T21:45:00Z"/>
              </w:rPr>
            </w:pPr>
            <w:del w:id="908" w:author="Bermond Scoggins" w:date="2024-05-11T21:45:00Z">
              <w:r>
                <w:delText>PS</w:delText>
              </w:r>
            </w:del>
          </w:p>
        </w:tc>
        <w:tc>
          <w:tcPr>
            <w:tcW w:w="0" w:type="auto"/>
          </w:tcPr>
          <w:p w14:paraId="27DA0D56" w14:textId="77777777" w:rsidR="00B0438F" w:rsidRDefault="00000000">
            <w:pPr>
              <w:pStyle w:val="Compact"/>
              <w:rPr>
                <w:del w:id="909" w:author="Bermond Scoggins" w:date="2024-05-11T21:45:00Z"/>
              </w:rPr>
            </w:pPr>
            <w:del w:id="910" w:author="Bermond Scoggins" w:date="2024-05-11T21:45:00Z">
              <w:r>
                <w:delText>4,207</w:delText>
              </w:r>
            </w:del>
          </w:p>
        </w:tc>
        <w:tc>
          <w:tcPr>
            <w:tcW w:w="0" w:type="auto"/>
          </w:tcPr>
          <w:p w14:paraId="733E5449" w14:textId="77777777" w:rsidR="00B0438F" w:rsidRDefault="00000000">
            <w:pPr>
              <w:pStyle w:val="Compact"/>
              <w:rPr>
                <w:del w:id="911" w:author="Bermond Scoggins" w:date="2024-05-11T21:45:00Z"/>
              </w:rPr>
            </w:pPr>
            <w:del w:id="912" w:author="Bermond Scoggins" w:date="2024-05-11T21:45:00Z">
              <w:r>
                <w:delText>6.172</w:delText>
              </w:r>
            </w:del>
          </w:p>
        </w:tc>
        <w:tc>
          <w:tcPr>
            <w:tcW w:w="0" w:type="auto"/>
          </w:tcPr>
          <w:p w14:paraId="39346FA1" w14:textId="77777777" w:rsidR="00B0438F" w:rsidRDefault="00000000">
            <w:pPr>
              <w:pStyle w:val="Compact"/>
              <w:rPr>
                <w:del w:id="913" w:author="Bermond Scoggins" w:date="2024-05-11T21:45:00Z"/>
              </w:rPr>
            </w:pPr>
            <w:del w:id="914" w:author="Bermond Scoggins" w:date="2024-05-11T21:45:00Z">
              <w:r>
                <w:delText>Q1</w:delText>
              </w:r>
            </w:del>
          </w:p>
        </w:tc>
      </w:tr>
      <w:tr w:rsidR="00B0438F" w14:paraId="43B088E9" w14:textId="77777777">
        <w:trPr>
          <w:del w:id="915" w:author="Bermond Scoggins" w:date="2024-05-11T21:45:00Z"/>
        </w:trPr>
        <w:tc>
          <w:tcPr>
            <w:tcW w:w="0" w:type="auto"/>
          </w:tcPr>
          <w:p w14:paraId="6286866E" w14:textId="77777777" w:rsidR="00B0438F" w:rsidRDefault="00000000">
            <w:pPr>
              <w:pStyle w:val="Compact"/>
              <w:rPr>
                <w:del w:id="916" w:author="Bermond Scoggins" w:date="2024-05-11T21:45:00Z"/>
              </w:rPr>
            </w:pPr>
            <w:del w:id="917" w:author="Bermond Scoggins" w:date="2024-05-11T21:45:00Z">
              <w:r>
                <w:delText>American Journal Of Political Science</w:delText>
              </w:r>
            </w:del>
          </w:p>
        </w:tc>
        <w:tc>
          <w:tcPr>
            <w:tcW w:w="0" w:type="auto"/>
          </w:tcPr>
          <w:p w14:paraId="5DE02751" w14:textId="77777777" w:rsidR="00B0438F" w:rsidRDefault="00000000">
            <w:pPr>
              <w:pStyle w:val="Compact"/>
              <w:rPr>
                <w:del w:id="918" w:author="Bermond Scoggins" w:date="2024-05-11T21:45:00Z"/>
              </w:rPr>
            </w:pPr>
            <w:del w:id="919" w:author="Bermond Scoggins" w:date="2024-05-11T21:45:00Z">
              <w:r>
                <w:delText>PS</w:delText>
              </w:r>
            </w:del>
          </w:p>
        </w:tc>
        <w:tc>
          <w:tcPr>
            <w:tcW w:w="0" w:type="auto"/>
          </w:tcPr>
          <w:p w14:paraId="7B5123D7" w14:textId="77777777" w:rsidR="00B0438F" w:rsidRDefault="00000000">
            <w:pPr>
              <w:pStyle w:val="Compact"/>
              <w:rPr>
                <w:del w:id="920" w:author="Bermond Scoggins" w:date="2024-05-11T21:45:00Z"/>
              </w:rPr>
            </w:pPr>
            <w:del w:id="921" w:author="Bermond Scoggins" w:date="2024-05-11T21:45:00Z">
              <w:r>
                <w:delText>17,512</w:delText>
              </w:r>
            </w:del>
          </w:p>
        </w:tc>
        <w:tc>
          <w:tcPr>
            <w:tcW w:w="0" w:type="auto"/>
          </w:tcPr>
          <w:p w14:paraId="72D8F201" w14:textId="77777777" w:rsidR="00B0438F" w:rsidRDefault="00000000">
            <w:pPr>
              <w:pStyle w:val="Compact"/>
              <w:rPr>
                <w:del w:id="922" w:author="Bermond Scoggins" w:date="2024-05-11T21:45:00Z"/>
              </w:rPr>
            </w:pPr>
            <w:del w:id="923" w:author="Bermond Scoggins" w:date="2024-05-11T21:45:00Z">
              <w:r>
                <w:delText>6.081</w:delText>
              </w:r>
            </w:del>
          </w:p>
        </w:tc>
        <w:tc>
          <w:tcPr>
            <w:tcW w:w="0" w:type="auto"/>
          </w:tcPr>
          <w:p w14:paraId="07C8F6CB" w14:textId="77777777" w:rsidR="00B0438F" w:rsidRDefault="00000000">
            <w:pPr>
              <w:pStyle w:val="Compact"/>
              <w:rPr>
                <w:del w:id="924" w:author="Bermond Scoggins" w:date="2024-05-11T21:45:00Z"/>
              </w:rPr>
            </w:pPr>
            <w:del w:id="925" w:author="Bermond Scoggins" w:date="2024-05-11T21:45:00Z">
              <w:r>
                <w:delText>Q1</w:delText>
              </w:r>
            </w:del>
          </w:p>
        </w:tc>
      </w:tr>
      <w:tr w:rsidR="00B0438F" w14:paraId="29128AC8" w14:textId="77777777">
        <w:trPr>
          <w:del w:id="926" w:author="Bermond Scoggins" w:date="2024-05-11T21:45:00Z"/>
        </w:trPr>
        <w:tc>
          <w:tcPr>
            <w:tcW w:w="0" w:type="auto"/>
          </w:tcPr>
          <w:p w14:paraId="66813134" w14:textId="77777777" w:rsidR="00B0438F" w:rsidRDefault="00000000">
            <w:pPr>
              <w:pStyle w:val="Compact"/>
              <w:rPr>
                <w:del w:id="927" w:author="Bermond Scoggins" w:date="2024-05-11T21:45:00Z"/>
              </w:rPr>
            </w:pPr>
            <w:del w:id="928" w:author="Bermond Scoggins" w:date="2024-05-11T21:45:00Z">
              <w:r>
                <w:delText>Regulation &amp; Governance</w:delText>
              </w:r>
            </w:del>
          </w:p>
        </w:tc>
        <w:tc>
          <w:tcPr>
            <w:tcW w:w="0" w:type="auto"/>
          </w:tcPr>
          <w:p w14:paraId="05497A93" w14:textId="77777777" w:rsidR="00B0438F" w:rsidRDefault="00000000">
            <w:pPr>
              <w:pStyle w:val="Compact"/>
              <w:rPr>
                <w:del w:id="929" w:author="Bermond Scoggins" w:date="2024-05-11T21:45:00Z"/>
              </w:rPr>
            </w:pPr>
            <w:del w:id="930" w:author="Bermond Scoggins" w:date="2024-05-11T21:45:00Z">
              <w:r>
                <w:delText>PS</w:delText>
              </w:r>
            </w:del>
          </w:p>
        </w:tc>
        <w:tc>
          <w:tcPr>
            <w:tcW w:w="0" w:type="auto"/>
          </w:tcPr>
          <w:p w14:paraId="6EF01558" w14:textId="77777777" w:rsidR="00B0438F" w:rsidRDefault="00000000">
            <w:pPr>
              <w:pStyle w:val="Compact"/>
              <w:rPr>
                <w:del w:id="931" w:author="Bermond Scoggins" w:date="2024-05-11T21:45:00Z"/>
              </w:rPr>
            </w:pPr>
            <w:del w:id="932" w:author="Bermond Scoggins" w:date="2024-05-11T21:45:00Z">
              <w:r>
                <w:delText>1,795</w:delText>
              </w:r>
            </w:del>
          </w:p>
        </w:tc>
        <w:tc>
          <w:tcPr>
            <w:tcW w:w="0" w:type="auto"/>
          </w:tcPr>
          <w:p w14:paraId="0B6FB6CD" w14:textId="77777777" w:rsidR="00B0438F" w:rsidRDefault="00000000">
            <w:pPr>
              <w:pStyle w:val="Compact"/>
              <w:rPr>
                <w:del w:id="933" w:author="Bermond Scoggins" w:date="2024-05-11T21:45:00Z"/>
              </w:rPr>
            </w:pPr>
            <w:del w:id="934" w:author="Bermond Scoggins" w:date="2024-05-11T21:45:00Z">
              <w:r>
                <w:delText>5.4</w:delText>
              </w:r>
            </w:del>
          </w:p>
        </w:tc>
        <w:tc>
          <w:tcPr>
            <w:tcW w:w="0" w:type="auto"/>
          </w:tcPr>
          <w:p w14:paraId="57C48441" w14:textId="77777777" w:rsidR="00B0438F" w:rsidRDefault="00000000">
            <w:pPr>
              <w:pStyle w:val="Compact"/>
              <w:rPr>
                <w:del w:id="935" w:author="Bermond Scoggins" w:date="2024-05-11T21:45:00Z"/>
              </w:rPr>
            </w:pPr>
            <w:del w:id="936" w:author="Bermond Scoggins" w:date="2024-05-11T21:45:00Z">
              <w:r>
                <w:delText>Q1</w:delText>
              </w:r>
            </w:del>
          </w:p>
        </w:tc>
      </w:tr>
      <w:tr w:rsidR="00B0438F" w14:paraId="4F7A2542" w14:textId="77777777">
        <w:trPr>
          <w:del w:id="937" w:author="Bermond Scoggins" w:date="2024-05-11T21:45:00Z"/>
        </w:trPr>
        <w:tc>
          <w:tcPr>
            <w:tcW w:w="0" w:type="auto"/>
          </w:tcPr>
          <w:p w14:paraId="4762D3FA" w14:textId="77777777" w:rsidR="00B0438F" w:rsidRDefault="00000000">
            <w:pPr>
              <w:pStyle w:val="Compact"/>
              <w:rPr>
                <w:del w:id="938" w:author="Bermond Scoggins" w:date="2024-05-11T21:45:00Z"/>
              </w:rPr>
            </w:pPr>
            <w:del w:id="939" w:author="Bermond Scoggins" w:date="2024-05-11T21:45:00Z">
              <w:r>
                <w:delText>Journal Of Democracy</w:delText>
              </w:r>
            </w:del>
          </w:p>
        </w:tc>
        <w:tc>
          <w:tcPr>
            <w:tcW w:w="0" w:type="auto"/>
          </w:tcPr>
          <w:p w14:paraId="356AF5F0" w14:textId="77777777" w:rsidR="00B0438F" w:rsidRDefault="00000000">
            <w:pPr>
              <w:pStyle w:val="Compact"/>
              <w:rPr>
                <w:del w:id="940" w:author="Bermond Scoggins" w:date="2024-05-11T21:45:00Z"/>
              </w:rPr>
            </w:pPr>
            <w:del w:id="941" w:author="Bermond Scoggins" w:date="2024-05-11T21:45:00Z">
              <w:r>
                <w:delText>PS</w:delText>
              </w:r>
            </w:del>
          </w:p>
        </w:tc>
        <w:tc>
          <w:tcPr>
            <w:tcW w:w="0" w:type="auto"/>
          </w:tcPr>
          <w:p w14:paraId="6369C30A" w14:textId="77777777" w:rsidR="00B0438F" w:rsidRDefault="00000000">
            <w:pPr>
              <w:pStyle w:val="Compact"/>
              <w:rPr>
                <w:del w:id="942" w:author="Bermond Scoggins" w:date="2024-05-11T21:45:00Z"/>
              </w:rPr>
            </w:pPr>
            <w:del w:id="943" w:author="Bermond Scoggins" w:date="2024-05-11T21:45:00Z">
              <w:r>
                <w:delText>4,879</w:delText>
              </w:r>
            </w:del>
          </w:p>
        </w:tc>
        <w:tc>
          <w:tcPr>
            <w:tcW w:w="0" w:type="auto"/>
          </w:tcPr>
          <w:p w14:paraId="6B6C4214" w14:textId="77777777" w:rsidR="00B0438F" w:rsidRDefault="00000000">
            <w:pPr>
              <w:pStyle w:val="Compact"/>
              <w:rPr>
                <w:del w:id="944" w:author="Bermond Scoggins" w:date="2024-05-11T21:45:00Z"/>
              </w:rPr>
            </w:pPr>
            <w:del w:id="945" w:author="Bermond Scoggins" w:date="2024-05-11T21:45:00Z">
              <w:r>
                <w:delText>5.326</w:delText>
              </w:r>
            </w:del>
          </w:p>
        </w:tc>
        <w:tc>
          <w:tcPr>
            <w:tcW w:w="0" w:type="auto"/>
          </w:tcPr>
          <w:p w14:paraId="332FE53D" w14:textId="77777777" w:rsidR="00B0438F" w:rsidRDefault="00000000">
            <w:pPr>
              <w:pStyle w:val="Compact"/>
              <w:rPr>
                <w:del w:id="946" w:author="Bermond Scoggins" w:date="2024-05-11T21:45:00Z"/>
              </w:rPr>
            </w:pPr>
            <w:del w:id="947" w:author="Bermond Scoggins" w:date="2024-05-11T21:45:00Z">
              <w:r>
                <w:delText>Q1</w:delText>
              </w:r>
            </w:del>
          </w:p>
        </w:tc>
      </w:tr>
      <w:tr w:rsidR="00B0438F" w14:paraId="22DA8377" w14:textId="77777777">
        <w:trPr>
          <w:del w:id="948" w:author="Bermond Scoggins" w:date="2024-05-11T21:45:00Z"/>
        </w:trPr>
        <w:tc>
          <w:tcPr>
            <w:tcW w:w="0" w:type="auto"/>
          </w:tcPr>
          <w:p w14:paraId="1BF4357D" w14:textId="77777777" w:rsidR="00B0438F" w:rsidRDefault="00000000">
            <w:pPr>
              <w:pStyle w:val="Compact"/>
              <w:rPr>
                <w:del w:id="949" w:author="Bermond Scoggins" w:date="2024-05-11T21:45:00Z"/>
              </w:rPr>
            </w:pPr>
            <w:del w:id="950" w:author="Bermond Scoggins" w:date="2024-05-11T21:45:00Z">
              <w:r>
                <w:delText>British Journal Of Political Science</w:delText>
              </w:r>
            </w:del>
          </w:p>
        </w:tc>
        <w:tc>
          <w:tcPr>
            <w:tcW w:w="0" w:type="auto"/>
          </w:tcPr>
          <w:p w14:paraId="02B4AE17" w14:textId="77777777" w:rsidR="00B0438F" w:rsidRDefault="00000000">
            <w:pPr>
              <w:pStyle w:val="Compact"/>
              <w:rPr>
                <w:del w:id="951" w:author="Bermond Scoggins" w:date="2024-05-11T21:45:00Z"/>
              </w:rPr>
            </w:pPr>
            <w:del w:id="952" w:author="Bermond Scoggins" w:date="2024-05-11T21:45:00Z">
              <w:r>
                <w:delText>PS</w:delText>
              </w:r>
            </w:del>
          </w:p>
        </w:tc>
        <w:tc>
          <w:tcPr>
            <w:tcW w:w="0" w:type="auto"/>
          </w:tcPr>
          <w:p w14:paraId="68876C3D" w14:textId="77777777" w:rsidR="00B0438F" w:rsidRDefault="00000000">
            <w:pPr>
              <w:pStyle w:val="Compact"/>
              <w:rPr>
                <w:del w:id="953" w:author="Bermond Scoggins" w:date="2024-05-11T21:45:00Z"/>
              </w:rPr>
            </w:pPr>
            <w:del w:id="954" w:author="Bermond Scoggins" w:date="2024-05-11T21:45:00Z">
              <w:r>
                <w:delText>6,110</w:delText>
              </w:r>
            </w:del>
          </w:p>
        </w:tc>
        <w:tc>
          <w:tcPr>
            <w:tcW w:w="0" w:type="auto"/>
          </w:tcPr>
          <w:p w14:paraId="2E504FBB" w14:textId="77777777" w:rsidR="00B0438F" w:rsidRDefault="00000000">
            <w:pPr>
              <w:pStyle w:val="Compact"/>
              <w:rPr>
                <w:del w:id="955" w:author="Bermond Scoggins" w:date="2024-05-11T21:45:00Z"/>
              </w:rPr>
            </w:pPr>
            <w:del w:id="956" w:author="Bermond Scoggins" w:date="2024-05-11T21:45:00Z">
              <w:r>
                <w:delText>5.174</w:delText>
              </w:r>
            </w:del>
          </w:p>
        </w:tc>
        <w:tc>
          <w:tcPr>
            <w:tcW w:w="0" w:type="auto"/>
          </w:tcPr>
          <w:p w14:paraId="5A0F952B" w14:textId="77777777" w:rsidR="00B0438F" w:rsidRDefault="00000000">
            <w:pPr>
              <w:pStyle w:val="Compact"/>
              <w:rPr>
                <w:del w:id="957" w:author="Bermond Scoggins" w:date="2024-05-11T21:45:00Z"/>
              </w:rPr>
            </w:pPr>
            <w:del w:id="958" w:author="Bermond Scoggins" w:date="2024-05-11T21:45:00Z">
              <w:r>
                <w:delText>Q1</w:delText>
              </w:r>
            </w:del>
          </w:p>
        </w:tc>
      </w:tr>
      <w:tr w:rsidR="00B0438F" w14:paraId="74BE5913" w14:textId="77777777">
        <w:trPr>
          <w:del w:id="959" w:author="Bermond Scoggins" w:date="2024-05-11T21:45:00Z"/>
        </w:trPr>
        <w:tc>
          <w:tcPr>
            <w:tcW w:w="0" w:type="auto"/>
          </w:tcPr>
          <w:p w14:paraId="33F234D6" w14:textId="77777777" w:rsidR="00B0438F" w:rsidRDefault="00000000">
            <w:pPr>
              <w:pStyle w:val="Compact"/>
              <w:rPr>
                <w:del w:id="960" w:author="Bermond Scoggins" w:date="2024-05-11T21:45:00Z"/>
              </w:rPr>
            </w:pPr>
            <w:del w:id="961" w:author="Bermond Scoggins" w:date="2024-05-11T21:45:00Z">
              <w:r>
                <w:delText>Comparative Political Studies</w:delText>
              </w:r>
            </w:del>
          </w:p>
        </w:tc>
        <w:tc>
          <w:tcPr>
            <w:tcW w:w="0" w:type="auto"/>
          </w:tcPr>
          <w:p w14:paraId="6DE1CFF4" w14:textId="77777777" w:rsidR="00B0438F" w:rsidRDefault="00000000">
            <w:pPr>
              <w:pStyle w:val="Compact"/>
              <w:rPr>
                <w:del w:id="962" w:author="Bermond Scoggins" w:date="2024-05-11T21:45:00Z"/>
              </w:rPr>
            </w:pPr>
            <w:del w:id="963" w:author="Bermond Scoggins" w:date="2024-05-11T21:45:00Z">
              <w:r>
                <w:delText>PS</w:delText>
              </w:r>
            </w:del>
          </w:p>
        </w:tc>
        <w:tc>
          <w:tcPr>
            <w:tcW w:w="0" w:type="auto"/>
          </w:tcPr>
          <w:p w14:paraId="0AF3B828" w14:textId="77777777" w:rsidR="00B0438F" w:rsidRDefault="00000000">
            <w:pPr>
              <w:pStyle w:val="Compact"/>
              <w:rPr>
                <w:del w:id="964" w:author="Bermond Scoggins" w:date="2024-05-11T21:45:00Z"/>
              </w:rPr>
            </w:pPr>
            <w:del w:id="965" w:author="Bermond Scoggins" w:date="2024-05-11T21:45:00Z">
              <w:r>
                <w:delText>7,381</w:delText>
              </w:r>
            </w:del>
          </w:p>
        </w:tc>
        <w:tc>
          <w:tcPr>
            <w:tcW w:w="0" w:type="auto"/>
          </w:tcPr>
          <w:p w14:paraId="42EC9B64" w14:textId="77777777" w:rsidR="00B0438F" w:rsidRDefault="00000000">
            <w:pPr>
              <w:pStyle w:val="Compact"/>
              <w:rPr>
                <w:del w:id="966" w:author="Bermond Scoggins" w:date="2024-05-11T21:45:00Z"/>
              </w:rPr>
            </w:pPr>
            <w:del w:id="967" w:author="Bermond Scoggins" w:date="2024-05-11T21:45:00Z">
              <w:r>
                <w:delText>5.143</w:delText>
              </w:r>
            </w:del>
          </w:p>
        </w:tc>
        <w:tc>
          <w:tcPr>
            <w:tcW w:w="0" w:type="auto"/>
          </w:tcPr>
          <w:p w14:paraId="0A122266" w14:textId="77777777" w:rsidR="00B0438F" w:rsidRDefault="00000000">
            <w:pPr>
              <w:pStyle w:val="Compact"/>
              <w:rPr>
                <w:del w:id="968" w:author="Bermond Scoggins" w:date="2024-05-11T21:45:00Z"/>
              </w:rPr>
            </w:pPr>
            <w:del w:id="969" w:author="Bermond Scoggins" w:date="2024-05-11T21:45:00Z">
              <w:r>
                <w:delText>Q1</w:delText>
              </w:r>
            </w:del>
          </w:p>
        </w:tc>
      </w:tr>
      <w:tr w:rsidR="00B0438F" w14:paraId="662460A6" w14:textId="77777777">
        <w:trPr>
          <w:del w:id="970" w:author="Bermond Scoggins" w:date="2024-05-11T21:45:00Z"/>
        </w:trPr>
        <w:tc>
          <w:tcPr>
            <w:tcW w:w="0" w:type="auto"/>
          </w:tcPr>
          <w:p w14:paraId="456C2CAE" w14:textId="77777777" w:rsidR="00B0438F" w:rsidRDefault="00000000">
            <w:pPr>
              <w:pStyle w:val="Compact"/>
              <w:rPr>
                <w:del w:id="971" w:author="Bermond Scoggins" w:date="2024-05-11T21:45:00Z"/>
              </w:rPr>
            </w:pPr>
            <w:del w:id="972" w:author="Bermond Scoggins" w:date="2024-05-11T21:45:00Z">
              <w:r>
                <w:delText>Policy Studies Journal</w:delText>
              </w:r>
            </w:del>
          </w:p>
        </w:tc>
        <w:tc>
          <w:tcPr>
            <w:tcW w:w="0" w:type="auto"/>
          </w:tcPr>
          <w:p w14:paraId="61FAF5F0" w14:textId="77777777" w:rsidR="00B0438F" w:rsidRDefault="00000000">
            <w:pPr>
              <w:pStyle w:val="Compact"/>
              <w:rPr>
                <w:del w:id="973" w:author="Bermond Scoggins" w:date="2024-05-11T21:45:00Z"/>
              </w:rPr>
            </w:pPr>
            <w:del w:id="974" w:author="Bermond Scoggins" w:date="2024-05-11T21:45:00Z">
              <w:r>
                <w:delText>PS</w:delText>
              </w:r>
            </w:del>
          </w:p>
        </w:tc>
        <w:tc>
          <w:tcPr>
            <w:tcW w:w="0" w:type="auto"/>
          </w:tcPr>
          <w:p w14:paraId="73B9D326" w14:textId="77777777" w:rsidR="00B0438F" w:rsidRDefault="00000000">
            <w:pPr>
              <w:pStyle w:val="Compact"/>
              <w:rPr>
                <w:del w:id="975" w:author="Bermond Scoggins" w:date="2024-05-11T21:45:00Z"/>
              </w:rPr>
            </w:pPr>
            <w:del w:id="976" w:author="Bermond Scoggins" w:date="2024-05-11T21:45:00Z">
              <w:r>
                <w:delText>3,908</w:delText>
              </w:r>
            </w:del>
          </w:p>
        </w:tc>
        <w:tc>
          <w:tcPr>
            <w:tcW w:w="0" w:type="auto"/>
          </w:tcPr>
          <w:p w14:paraId="3AE64647" w14:textId="77777777" w:rsidR="00B0438F" w:rsidRDefault="00000000">
            <w:pPr>
              <w:pStyle w:val="Compact"/>
              <w:rPr>
                <w:del w:id="977" w:author="Bermond Scoggins" w:date="2024-05-11T21:45:00Z"/>
              </w:rPr>
            </w:pPr>
            <w:del w:id="978" w:author="Bermond Scoggins" w:date="2024-05-11T21:45:00Z">
              <w:r>
                <w:delText>5.141</w:delText>
              </w:r>
            </w:del>
          </w:p>
        </w:tc>
        <w:tc>
          <w:tcPr>
            <w:tcW w:w="0" w:type="auto"/>
          </w:tcPr>
          <w:p w14:paraId="2F22D3CE" w14:textId="77777777" w:rsidR="00B0438F" w:rsidRDefault="00000000">
            <w:pPr>
              <w:pStyle w:val="Compact"/>
              <w:rPr>
                <w:del w:id="979" w:author="Bermond Scoggins" w:date="2024-05-11T21:45:00Z"/>
              </w:rPr>
            </w:pPr>
            <w:del w:id="980" w:author="Bermond Scoggins" w:date="2024-05-11T21:45:00Z">
              <w:r>
                <w:delText>Q1</w:delText>
              </w:r>
            </w:del>
          </w:p>
        </w:tc>
      </w:tr>
      <w:tr w:rsidR="00B0438F" w14:paraId="040BB227" w14:textId="77777777">
        <w:trPr>
          <w:del w:id="981" w:author="Bermond Scoggins" w:date="2024-05-11T21:45:00Z"/>
        </w:trPr>
        <w:tc>
          <w:tcPr>
            <w:tcW w:w="0" w:type="auto"/>
          </w:tcPr>
          <w:p w14:paraId="1C9C9FD7" w14:textId="77777777" w:rsidR="00B0438F" w:rsidRDefault="00000000">
            <w:pPr>
              <w:pStyle w:val="Compact"/>
              <w:rPr>
                <w:del w:id="982" w:author="Bermond Scoggins" w:date="2024-05-11T21:45:00Z"/>
              </w:rPr>
            </w:pPr>
            <w:del w:id="983" w:author="Bermond Scoggins" w:date="2024-05-11T21:45:00Z">
              <w:r>
                <w:delText>European Journal Of Political Research</w:delText>
              </w:r>
            </w:del>
          </w:p>
        </w:tc>
        <w:tc>
          <w:tcPr>
            <w:tcW w:w="0" w:type="auto"/>
          </w:tcPr>
          <w:p w14:paraId="3FACC549" w14:textId="77777777" w:rsidR="00B0438F" w:rsidRDefault="00000000">
            <w:pPr>
              <w:pStyle w:val="Compact"/>
              <w:rPr>
                <w:del w:id="984" w:author="Bermond Scoggins" w:date="2024-05-11T21:45:00Z"/>
              </w:rPr>
            </w:pPr>
            <w:del w:id="985" w:author="Bermond Scoggins" w:date="2024-05-11T21:45:00Z">
              <w:r>
                <w:delText>PS</w:delText>
              </w:r>
            </w:del>
          </w:p>
        </w:tc>
        <w:tc>
          <w:tcPr>
            <w:tcW w:w="0" w:type="auto"/>
          </w:tcPr>
          <w:p w14:paraId="6219549D" w14:textId="77777777" w:rsidR="00B0438F" w:rsidRDefault="00000000">
            <w:pPr>
              <w:pStyle w:val="Compact"/>
              <w:rPr>
                <w:del w:id="986" w:author="Bermond Scoggins" w:date="2024-05-11T21:45:00Z"/>
              </w:rPr>
            </w:pPr>
            <w:del w:id="987" w:author="Bermond Scoggins" w:date="2024-05-11T21:45:00Z">
              <w:r>
                <w:delText>5,458</w:delText>
              </w:r>
            </w:del>
          </w:p>
        </w:tc>
        <w:tc>
          <w:tcPr>
            <w:tcW w:w="0" w:type="auto"/>
          </w:tcPr>
          <w:p w14:paraId="00CFF5BD" w14:textId="77777777" w:rsidR="00B0438F" w:rsidRDefault="00000000">
            <w:pPr>
              <w:pStyle w:val="Compact"/>
              <w:rPr>
                <w:del w:id="988" w:author="Bermond Scoggins" w:date="2024-05-11T21:45:00Z"/>
              </w:rPr>
            </w:pPr>
            <w:del w:id="989" w:author="Bermond Scoggins" w:date="2024-05-11T21:45:00Z">
              <w:r>
                <w:delText>4.943</w:delText>
              </w:r>
            </w:del>
          </w:p>
        </w:tc>
        <w:tc>
          <w:tcPr>
            <w:tcW w:w="0" w:type="auto"/>
          </w:tcPr>
          <w:p w14:paraId="4512F9F3" w14:textId="77777777" w:rsidR="00B0438F" w:rsidRDefault="00000000">
            <w:pPr>
              <w:pStyle w:val="Compact"/>
              <w:rPr>
                <w:del w:id="990" w:author="Bermond Scoggins" w:date="2024-05-11T21:45:00Z"/>
              </w:rPr>
            </w:pPr>
            <w:del w:id="991" w:author="Bermond Scoggins" w:date="2024-05-11T21:45:00Z">
              <w:r>
                <w:delText>Q1</w:delText>
              </w:r>
            </w:del>
          </w:p>
        </w:tc>
      </w:tr>
      <w:tr w:rsidR="00B0438F" w14:paraId="3A8AAA7F" w14:textId="77777777">
        <w:trPr>
          <w:del w:id="992" w:author="Bermond Scoggins" w:date="2024-05-11T21:45:00Z"/>
        </w:trPr>
        <w:tc>
          <w:tcPr>
            <w:tcW w:w="0" w:type="auto"/>
          </w:tcPr>
          <w:p w14:paraId="4FBE3D10" w14:textId="77777777" w:rsidR="00B0438F" w:rsidRDefault="00000000">
            <w:pPr>
              <w:pStyle w:val="Compact"/>
              <w:rPr>
                <w:del w:id="993" w:author="Bermond Scoggins" w:date="2024-05-11T21:45:00Z"/>
              </w:rPr>
            </w:pPr>
            <w:del w:id="994" w:author="Bermond Scoggins" w:date="2024-05-11T21:45:00Z">
              <w:r>
                <w:delText>Foreign Affairs</w:delText>
              </w:r>
            </w:del>
          </w:p>
        </w:tc>
        <w:tc>
          <w:tcPr>
            <w:tcW w:w="0" w:type="auto"/>
          </w:tcPr>
          <w:p w14:paraId="50395FCF" w14:textId="77777777" w:rsidR="00B0438F" w:rsidRDefault="00000000">
            <w:pPr>
              <w:pStyle w:val="Compact"/>
              <w:rPr>
                <w:del w:id="995" w:author="Bermond Scoggins" w:date="2024-05-11T21:45:00Z"/>
              </w:rPr>
            </w:pPr>
            <w:del w:id="996" w:author="Bermond Scoggins" w:date="2024-05-11T21:45:00Z">
              <w:r>
                <w:delText>IR</w:delText>
              </w:r>
            </w:del>
          </w:p>
        </w:tc>
        <w:tc>
          <w:tcPr>
            <w:tcW w:w="0" w:type="auto"/>
          </w:tcPr>
          <w:p w14:paraId="441D6F9A" w14:textId="77777777" w:rsidR="00B0438F" w:rsidRDefault="00000000">
            <w:pPr>
              <w:pStyle w:val="Compact"/>
              <w:rPr>
                <w:del w:id="997" w:author="Bermond Scoggins" w:date="2024-05-11T21:45:00Z"/>
              </w:rPr>
            </w:pPr>
            <w:del w:id="998" w:author="Bermond Scoggins" w:date="2024-05-11T21:45:00Z">
              <w:r>
                <w:delText>4,766</w:delText>
              </w:r>
            </w:del>
          </w:p>
        </w:tc>
        <w:tc>
          <w:tcPr>
            <w:tcW w:w="0" w:type="auto"/>
          </w:tcPr>
          <w:p w14:paraId="384F33E6" w14:textId="77777777" w:rsidR="00B0438F" w:rsidRDefault="00000000">
            <w:pPr>
              <w:pStyle w:val="Compact"/>
              <w:rPr>
                <w:del w:id="999" w:author="Bermond Scoggins" w:date="2024-05-11T21:45:00Z"/>
              </w:rPr>
            </w:pPr>
            <w:del w:id="1000" w:author="Bermond Scoggins" w:date="2024-05-11T21:45:00Z">
              <w:r>
                <w:delText>4.791</w:delText>
              </w:r>
            </w:del>
          </w:p>
        </w:tc>
        <w:tc>
          <w:tcPr>
            <w:tcW w:w="0" w:type="auto"/>
          </w:tcPr>
          <w:p w14:paraId="5186C6EF" w14:textId="77777777" w:rsidR="00B0438F" w:rsidRDefault="00000000">
            <w:pPr>
              <w:pStyle w:val="Compact"/>
              <w:rPr>
                <w:del w:id="1001" w:author="Bermond Scoggins" w:date="2024-05-11T21:45:00Z"/>
              </w:rPr>
            </w:pPr>
            <w:del w:id="1002" w:author="Bermond Scoggins" w:date="2024-05-11T21:45:00Z">
              <w:r>
                <w:delText>Q1</w:delText>
              </w:r>
            </w:del>
          </w:p>
        </w:tc>
      </w:tr>
      <w:tr w:rsidR="00B0438F" w14:paraId="384F05D0" w14:textId="77777777">
        <w:trPr>
          <w:del w:id="1003" w:author="Bermond Scoggins" w:date="2024-05-11T21:45:00Z"/>
        </w:trPr>
        <w:tc>
          <w:tcPr>
            <w:tcW w:w="0" w:type="auto"/>
          </w:tcPr>
          <w:p w14:paraId="74BBA4A6" w14:textId="77777777" w:rsidR="00B0438F" w:rsidRDefault="00000000">
            <w:pPr>
              <w:pStyle w:val="Compact"/>
              <w:rPr>
                <w:del w:id="1004" w:author="Bermond Scoggins" w:date="2024-05-11T21:45:00Z"/>
              </w:rPr>
            </w:pPr>
            <w:del w:id="1005" w:author="Bermond Scoggins" w:date="2024-05-11T21:45:00Z">
              <w:r>
                <w:delText>New Political Economy</w:delText>
              </w:r>
            </w:del>
          </w:p>
        </w:tc>
        <w:tc>
          <w:tcPr>
            <w:tcW w:w="0" w:type="auto"/>
          </w:tcPr>
          <w:p w14:paraId="5DA85E54" w14:textId="77777777" w:rsidR="00B0438F" w:rsidRDefault="00000000">
            <w:pPr>
              <w:pStyle w:val="Compact"/>
              <w:rPr>
                <w:del w:id="1006" w:author="Bermond Scoggins" w:date="2024-05-11T21:45:00Z"/>
              </w:rPr>
            </w:pPr>
            <w:del w:id="1007" w:author="Bermond Scoggins" w:date="2024-05-11T21:45:00Z">
              <w:r>
                <w:delText>PS</w:delText>
              </w:r>
            </w:del>
          </w:p>
        </w:tc>
        <w:tc>
          <w:tcPr>
            <w:tcW w:w="0" w:type="auto"/>
          </w:tcPr>
          <w:p w14:paraId="1F379742" w14:textId="77777777" w:rsidR="00B0438F" w:rsidRDefault="00000000">
            <w:pPr>
              <w:pStyle w:val="Compact"/>
              <w:rPr>
                <w:del w:id="1008" w:author="Bermond Scoggins" w:date="2024-05-11T21:45:00Z"/>
              </w:rPr>
            </w:pPr>
            <w:del w:id="1009" w:author="Bermond Scoggins" w:date="2024-05-11T21:45:00Z">
              <w:r>
                <w:delText>2,369</w:delText>
              </w:r>
            </w:del>
          </w:p>
        </w:tc>
        <w:tc>
          <w:tcPr>
            <w:tcW w:w="0" w:type="auto"/>
          </w:tcPr>
          <w:p w14:paraId="32B2712E" w14:textId="77777777" w:rsidR="00B0438F" w:rsidRDefault="00000000">
            <w:pPr>
              <w:pStyle w:val="Compact"/>
              <w:rPr>
                <w:del w:id="1010" w:author="Bermond Scoggins" w:date="2024-05-11T21:45:00Z"/>
              </w:rPr>
            </w:pPr>
            <w:del w:id="1011" w:author="Bermond Scoggins" w:date="2024-05-11T21:45:00Z">
              <w:r>
                <w:delText>4.681</w:delText>
              </w:r>
            </w:del>
          </w:p>
        </w:tc>
        <w:tc>
          <w:tcPr>
            <w:tcW w:w="0" w:type="auto"/>
          </w:tcPr>
          <w:p w14:paraId="02ACC004" w14:textId="77777777" w:rsidR="00B0438F" w:rsidRDefault="00000000">
            <w:pPr>
              <w:pStyle w:val="Compact"/>
              <w:rPr>
                <w:del w:id="1012" w:author="Bermond Scoggins" w:date="2024-05-11T21:45:00Z"/>
              </w:rPr>
            </w:pPr>
            <w:del w:id="1013" w:author="Bermond Scoggins" w:date="2024-05-11T21:45:00Z">
              <w:r>
                <w:delText>Q1</w:delText>
              </w:r>
            </w:del>
          </w:p>
        </w:tc>
      </w:tr>
      <w:tr w:rsidR="00B0438F" w14:paraId="0BE1A319" w14:textId="77777777">
        <w:trPr>
          <w:del w:id="1014" w:author="Bermond Scoggins" w:date="2024-05-11T21:45:00Z"/>
        </w:trPr>
        <w:tc>
          <w:tcPr>
            <w:tcW w:w="0" w:type="auto"/>
          </w:tcPr>
          <w:p w14:paraId="4A9EC46C" w14:textId="77777777" w:rsidR="00B0438F" w:rsidRDefault="00000000">
            <w:pPr>
              <w:pStyle w:val="Compact"/>
              <w:rPr>
                <w:del w:id="1015" w:author="Bermond Scoggins" w:date="2024-05-11T21:45:00Z"/>
              </w:rPr>
            </w:pPr>
            <w:del w:id="1016" w:author="Bermond Scoggins" w:date="2024-05-11T21:45:00Z">
              <w:r>
                <w:delText>Review Of International Political Economy</w:delText>
              </w:r>
            </w:del>
          </w:p>
        </w:tc>
        <w:tc>
          <w:tcPr>
            <w:tcW w:w="0" w:type="auto"/>
          </w:tcPr>
          <w:p w14:paraId="47E23521" w14:textId="77777777" w:rsidR="00B0438F" w:rsidRDefault="00000000">
            <w:pPr>
              <w:pStyle w:val="Compact"/>
              <w:rPr>
                <w:del w:id="1017" w:author="Bermond Scoggins" w:date="2024-05-11T21:45:00Z"/>
              </w:rPr>
            </w:pPr>
            <w:del w:id="1018" w:author="Bermond Scoggins" w:date="2024-05-11T21:45:00Z">
              <w:r>
                <w:delText>PS</w:delText>
              </w:r>
            </w:del>
          </w:p>
        </w:tc>
        <w:tc>
          <w:tcPr>
            <w:tcW w:w="0" w:type="auto"/>
          </w:tcPr>
          <w:p w14:paraId="4C1D2148" w14:textId="77777777" w:rsidR="00B0438F" w:rsidRDefault="00000000">
            <w:pPr>
              <w:pStyle w:val="Compact"/>
              <w:rPr>
                <w:del w:id="1019" w:author="Bermond Scoggins" w:date="2024-05-11T21:45:00Z"/>
              </w:rPr>
            </w:pPr>
            <w:del w:id="1020" w:author="Bermond Scoggins" w:date="2024-05-11T21:45:00Z">
              <w:r>
                <w:delText>3,647</w:delText>
              </w:r>
            </w:del>
          </w:p>
        </w:tc>
        <w:tc>
          <w:tcPr>
            <w:tcW w:w="0" w:type="auto"/>
          </w:tcPr>
          <w:p w14:paraId="1492AF62" w14:textId="77777777" w:rsidR="00B0438F" w:rsidRDefault="00000000">
            <w:pPr>
              <w:pStyle w:val="Compact"/>
              <w:rPr>
                <w:del w:id="1021" w:author="Bermond Scoggins" w:date="2024-05-11T21:45:00Z"/>
              </w:rPr>
            </w:pPr>
            <w:del w:id="1022" w:author="Bermond Scoggins" w:date="2024-05-11T21:45:00Z">
              <w:r>
                <w:delText>4.659</w:delText>
              </w:r>
            </w:del>
          </w:p>
        </w:tc>
        <w:tc>
          <w:tcPr>
            <w:tcW w:w="0" w:type="auto"/>
          </w:tcPr>
          <w:p w14:paraId="5A5F0F7A" w14:textId="77777777" w:rsidR="00B0438F" w:rsidRDefault="00000000">
            <w:pPr>
              <w:pStyle w:val="Compact"/>
              <w:rPr>
                <w:del w:id="1023" w:author="Bermond Scoggins" w:date="2024-05-11T21:45:00Z"/>
              </w:rPr>
            </w:pPr>
            <w:del w:id="1024" w:author="Bermond Scoggins" w:date="2024-05-11T21:45:00Z">
              <w:r>
                <w:delText>Q1</w:delText>
              </w:r>
            </w:del>
          </w:p>
        </w:tc>
      </w:tr>
      <w:tr w:rsidR="00B0438F" w14:paraId="356C85FB" w14:textId="77777777">
        <w:trPr>
          <w:del w:id="1025" w:author="Bermond Scoggins" w:date="2024-05-11T21:45:00Z"/>
        </w:trPr>
        <w:tc>
          <w:tcPr>
            <w:tcW w:w="0" w:type="auto"/>
          </w:tcPr>
          <w:p w14:paraId="6A3ABF82" w14:textId="77777777" w:rsidR="00B0438F" w:rsidRDefault="00000000">
            <w:pPr>
              <w:pStyle w:val="Compact"/>
              <w:rPr>
                <w:del w:id="1026" w:author="Bermond Scoggins" w:date="2024-05-11T21:45:00Z"/>
              </w:rPr>
            </w:pPr>
            <w:del w:id="1027" w:author="Bermond Scoggins" w:date="2024-05-11T21:45:00Z">
              <w:r>
                <w:delText>Socio-Economic Review</w:delText>
              </w:r>
            </w:del>
          </w:p>
        </w:tc>
        <w:tc>
          <w:tcPr>
            <w:tcW w:w="0" w:type="auto"/>
          </w:tcPr>
          <w:p w14:paraId="6AD1DEBA" w14:textId="77777777" w:rsidR="00B0438F" w:rsidRDefault="00000000">
            <w:pPr>
              <w:pStyle w:val="Compact"/>
              <w:rPr>
                <w:del w:id="1028" w:author="Bermond Scoggins" w:date="2024-05-11T21:45:00Z"/>
              </w:rPr>
            </w:pPr>
            <w:del w:id="1029" w:author="Bermond Scoggins" w:date="2024-05-11T21:45:00Z">
              <w:r>
                <w:delText>PS</w:delText>
              </w:r>
            </w:del>
          </w:p>
        </w:tc>
        <w:tc>
          <w:tcPr>
            <w:tcW w:w="0" w:type="auto"/>
          </w:tcPr>
          <w:p w14:paraId="105A731E" w14:textId="77777777" w:rsidR="00B0438F" w:rsidRDefault="00000000">
            <w:pPr>
              <w:pStyle w:val="Compact"/>
              <w:rPr>
                <w:del w:id="1030" w:author="Bermond Scoggins" w:date="2024-05-11T21:45:00Z"/>
              </w:rPr>
            </w:pPr>
            <w:del w:id="1031" w:author="Bermond Scoggins" w:date="2024-05-11T21:45:00Z">
              <w:r>
                <w:delText>2,584</w:delText>
              </w:r>
            </w:del>
          </w:p>
        </w:tc>
        <w:tc>
          <w:tcPr>
            <w:tcW w:w="0" w:type="auto"/>
          </w:tcPr>
          <w:p w14:paraId="78FF0ECD" w14:textId="77777777" w:rsidR="00B0438F" w:rsidRDefault="00000000">
            <w:pPr>
              <w:pStyle w:val="Compact"/>
              <w:rPr>
                <w:del w:id="1032" w:author="Bermond Scoggins" w:date="2024-05-11T21:45:00Z"/>
              </w:rPr>
            </w:pPr>
            <w:del w:id="1033" w:author="Bermond Scoggins" w:date="2024-05-11T21:45:00Z">
              <w:r>
                <w:delText>4.443</w:delText>
              </w:r>
            </w:del>
          </w:p>
        </w:tc>
        <w:tc>
          <w:tcPr>
            <w:tcW w:w="0" w:type="auto"/>
          </w:tcPr>
          <w:p w14:paraId="6BE7C48F" w14:textId="77777777" w:rsidR="00B0438F" w:rsidRDefault="00000000">
            <w:pPr>
              <w:pStyle w:val="Compact"/>
              <w:rPr>
                <w:del w:id="1034" w:author="Bermond Scoggins" w:date="2024-05-11T21:45:00Z"/>
              </w:rPr>
            </w:pPr>
            <w:del w:id="1035" w:author="Bermond Scoggins" w:date="2024-05-11T21:45:00Z">
              <w:r>
                <w:delText>Q1</w:delText>
              </w:r>
            </w:del>
          </w:p>
        </w:tc>
      </w:tr>
      <w:tr w:rsidR="00B0438F" w14:paraId="7B5D96E2" w14:textId="77777777">
        <w:trPr>
          <w:del w:id="1036" w:author="Bermond Scoggins" w:date="2024-05-11T21:45:00Z"/>
        </w:trPr>
        <w:tc>
          <w:tcPr>
            <w:tcW w:w="0" w:type="auto"/>
          </w:tcPr>
          <w:p w14:paraId="1F5CB48B" w14:textId="77777777" w:rsidR="00B0438F" w:rsidRDefault="00000000">
            <w:pPr>
              <w:pStyle w:val="Compact"/>
              <w:rPr>
                <w:del w:id="1037" w:author="Bermond Scoggins" w:date="2024-05-11T21:45:00Z"/>
              </w:rPr>
            </w:pPr>
            <w:del w:id="1038" w:author="Bermond Scoggins" w:date="2024-05-11T21:45:00Z">
              <w:r>
                <w:delText>Political Psychology</w:delText>
              </w:r>
            </w:del>
          </w:p>
        </w:tc>
        <w:tc>
          <w:tcPr>
            <w:tcW w:w="0" w:type="auto"/>
          </w:tcPr>
          <w:p w14:paraId="4287017A" w14:textId="77777777" w:rsidR="00B0438F" w:rsidRDefault="00000000">
            <w:pPr>
              <w:pStyle w:val="Compact"/>
              <w:rPr>
                <w:del w:id="1039" w:author="Bermond Scoggins" w:date="2024-05-11T21:45:00Z"/>
              </w:rPr>
            </w:pPr>
            <w:del w:id="1040" w:author="Bermond Scoggins" w:date="2024-05-11T21:45:00Z">
              <w:r>
                <w:delText>PS</w:delText>
              </w:r>
            </w:del>
          </w:p>
        </w:tc>
        <w:tc>
          <w:tcPr>
            <w:tcW w:w="0" w:type="auto"/>
          </w:tcPr>
          <w:p w14:paraId="50507C03" w14:textId="77777777" w:rsidR="00B0438F" w:rsidRDefault="00000000">
            <w:pPr>
              <w:pStyle w:val="Compact"/>
              <w:rPr>
                <w:del w:id="1041" w:author="Bermond Scoggins" w:date="2024-05-11T21:45:00Z"/>
              </w:rPr>
            </w:pPr>
            <w:del w:id="1042" w:author="Bermond Scoggins" w:date="2024-05-11T21:45:00Z">
              <w:r>
                <w:delText>6,702</w:delText>
              </w:r>
            </w:del>
          </w:p>
        </w:tc>
        <w:tc>
          <w:tcPr>
            <w:tcW w:w="0" w:type="auto"/>
          </w:tcPr>
          <w:p w14:paraId="3AB25F00" w14:textId="77777777" w:rsidR="00B0438F" w:rsidRDefault="00000000">
            <w:pPr>
              <w:pStyle w:val="Compact"/>
              <w:rPr>
                <w:del w:id="1043" w:author="Bermond Scoggins" w:date="2024-05-11T21:45:00Z"/>
              </w:rPr>
            </w:pPr>
            <w:del w:id="1044" w:author="Bermond Scoggins" w:date="2024-05-11T21:45:00Z">
              <w:r>
                <w:delText>4.333</w:delText>
              </w:r>
            </w:del>
          </w:p>
        </w:tc>
        <w:tc>
          <w:tcPr>
            <w:tcW w:w="0" w:type="auto"/>
          </w:tcPr>
          <w:p w14:paraId="67F349A8" w14:textId="77777777" w:rsidR="00B0438F" w:rsidRDefault="00000000">
            <w:pPr>
              <w:pStyle w:val="Compact"/>
              <w:rPr>
                <w:del w:id="1045" w:author="Bermond Scoggins" w:date="2024-05-11T21:45:00Z"/>
              </w:rPr>
            </w:pPr>
            <w:del w:id="1046" w:author="Bermond Scoggins" w:date="2024-05-11T21:45:00Z">
              <w:r>
                <w:delText>Q1</w:delText>
              </w:r>
            </w:del>
          </w:p>
        </w:tc>
      </w:tr>
      <w:tr w:rsidR="00B0438F" w14:paraId="4C03EEF8" w14:textId="77777777">
        <w:trPr>
          <w:del w:id="1047" w:author="Bermond Scoggins" w:date="2024-05-11T21:45:00Z"/>
        </w:trPr>
        <w:tc>
          <w:tcPr>
            <w:tcW w:w="0" w:type="auto"/>
          </w:tcPr>
          <w:p w14:paraId="507248AC" w14:textId="77777777" w:rsidR="00B0438F" w:rsidRDefault="00000000">
            <w:pPr>
              <w:pStyle w:val="Compact"/>
              <w:rPr>
                <w:del w:id="1048" w:author="Bermond Scoggins" w:date="2024-05-11T21:45:00Z"/>
              </w:rPr>
            </w:pPr>
            <w:del w:id="1049" w:author="Bermond Scoggins" w:date="2024-05-11T21:45:00Z">
              <w:r>
                <w:delText>Policy And Society</w:delText>
              </w:r>
            </w:del>
          </w:p>
        </w:tc>
        <w:tc>
          <w:tcPr>
            <w:tcW w:w="0" w:type="auto"/>
          </w:tcPr>
          <w:p w14:paraId="4B5ACFF7" w14:textId="77777777" w:rsidR="00B0438F" w:rsidRDefault="00000000">
            <w:pPr>
              <w:pStyle w:val="Compact"/>
              <w:rPr>
                <w:del w:id="1050" w:author="Bermond Scoggins" w:date="2024-05-11T21:45:00Z"/>
              </w:rPr>
            </w:pPr>
            <w:del w:id="1051" w:author="Bermond Scoggins" w:date="2024-05-11T21:45:00Z">
              <w:r>
                <w:delText>PS</w:delText>
              </w:r>
            </w:del>
          </w:p>
        </w:tc>
        <w:tc>
          <w:tcPr>
            <w:tcW w:w="0" w:type="auto"/>
          </w:tcPr>
          <w:p w14:paraId="75E91CA1" w14:textId="77777777" w:rsidR="00B0438F" w:rsidRDefault="00000000">
            <w:pPr>
              <w:pStyle w:val="Compact"/>
              <w:rPr>
                <w:del w:id="1052" w:author="Bermond Scoggins" w:date="2024-05-11T21:45:00Z"/>
              </w:rPr>
            </w:pPr>
            <w:del w:id="1053" w:author="Bermond Scoggins" w:date="2024-05-11T21:45:00Z">
              <w:r>
                <w:delText>1,252</w:delText>
              </w:r>
            </w:del>
          </w:p>
        </w:tc>
        <w:tc>
          <w:tcPr>
            <w:tcW w:w="0" w:type="auto"/>
          </w:tcPr>
          <w:p w14:paraId="0AFC4DE5" w14:textId="77777777" w:rsidR="00B0438F" w:rsidRDefault="00000000">
            <w:pPr>
              <w:pStyle w:val="Compact"/>
              <w:rPr>
                <w:del w:id="1054" w:author="Bermond Scoggins" w:date="2024-05-11T21:45:00Z"/>
              </w:rPr>
            </w:pPr>
            <w:del w:id="1055" w:author="Bermond Scoggins" w:date="2024-05-11T21:45:00Z">
              <w:r>
                <w:delText>4.231</w:delText>
              </w:r>
            </w:del>
          </w:p>
        </w:tc>
        <w:tc>
          <w:tcPr>
            <w:tcW w:w="0" w:type="auto"/>
          </w:tcPr>
          <w:p w14:paraId="0C44F1FB" w14:textId="77777777" w:rsidR="00B0438F" w:rsidRDefault="00000000">
            <w:pPr>
              <w:pStyle w:val="Compact"/>
              <w:rPr>
                <w:del w:id="1056" w:author="Bermond Scoggins" w:date="2024-05-11T21:45:00Z"/>
              </w:rPr>
            </w:pPr>
            <w:del w:id="1057" w:author="Bermond Scoggins" w:date="2024-05-11T21:45:00Z">
              <w:r>
                <w:delText>Q1</w:delText>
              </w:r>
            </w:del>
          </w:p>
        </w:tc>
      </w:tr>
      <w:tr w:rsidR="00B0438F" w14:paraId="20D3616E" w14:textId="77777777">
        <w:trPr>
          <w:del w:id="1058" w:author="Bermond Scoggins" w:date="2024-05-11T21:45:00Z"/>
        </w:trPr>
        <w:tc>
          <w:tcPr>
            <w:tcW w:w="0" w:type="auto"/>
          </w:tcPr>
          <w:p w14:paraId="4DF37031" w14:textId="77777777" w:rsidR="00B0438F" w:rsidRDefault="00000000">
            <w:pPr>
              <w:pStyle w:val="Compact"/>
              <w:rPr>
                <w:del w:id="1059" w:author="Bermond Scoggins" w:date="2024-05-11T21:45:00Z"/>
              </w:rPr>
            </w:pPr>
            <w:del w:id="1060" w:author="Bermond Scoggins" w:date="2024-05-11T21:45:00Z">
              <w:r>
                <w:delText>Marine Policy</w:delText>
              </w:r>
            </w:del>
          </w:p>
        </w:tc>
        <w:tc>
          <w:tcPr>
            <w:tcW w:w="0" w:type="auto"/>
          </w:tcPr>
          <w:p w14:paraId="0F23E850" w14:textId="77777777" w:rsidR="00B0438F" w:rsidRDefault="00000000">
            <w:pPr>
              <w:pStyle w:val="Compact"/>
              <w:rPr>
                <w:del w:id="1061" w:author="Bermond Scoggins" w:date="2024-05-11T21:45:00Z"/>
              </w:rPr>
            </w:pPr>
            <w:del w:id="1062" w:author="Bermond Scoggins" w:date="2024-05-11T21:45:00Z">
              <w:r>
                <w:delText>IR</w:delText>
              </w:r>
            </w:del>
          </w:p>
        </w:tc>
        <w:tc>
          <w:tcPr>
            <w:tcW w:w="0" w:type="auto"/>
          </w:tcPr>
          <w:p w14:paraId="6F93F6BD" w14:textId="77777777" w:rsidR="00B0438F" w:rsidRDefault="00000000">
            <w:pPr>
              <w:pStyle w:val="Compact"/>
              <w:rPr>
                <w:del w:id="1063" w:author="Bermond Scoggins" w:date="2024-05-11T21:45:00Z"/>
              </w:rPr>
            </w:pPr>
            <w:del w:id="1064" w:author="Bermond Scoggins" w:date="2024-05-11T21:45:00Z">
              <w:r>
                <w:delText>12,969</w:delText>
              </w:r>
            </w:del>
          </w:p>
        </w:tc>
        <w:tc>
          <w:tcPr>
            <w:tcW w:w="0" w:type="auto"/>
          </w:tcPr>
          <w:p w14:paraId="1A6D9AE9" w14:textId="77777777" w:rsidR="00B0438F" w:rsidRDefault="00000000">
            <w:pPr>
              <w:pStyle w:val="Compact"/>
              <w:rPr>
                <w:del w:id="1065" w:author="Bermond Scoggins" w:date="2024-05-11T21:45:00Z"/>
              </w:rPr>
            </w:pPr>
            <w:del w:id="1066" w:author="Bermond Scoggins" w:date="2024-05-11T21:45:00Z">
              <w:r>
                <w:delText>4.173</w:delText>
              </w:r>
            </w:del>
          </w:p>
        </w:tc>
        <w:tc>
          <w:tcPr>
            <w:tcW w:w="0" w:type="auto"/>
          </w:tcPr>
          <w:p w14:paraId="79DCA5D9" w14:textId="77777777" w:rsidR="00B0438F" w:rsidRDefault="00000000">
            <w:pPr>
              <w:pStyle w:val="Compact"/>
              <w:rPr>
                <w:del w:id="1067" w:author="Bermond Scoggins" w:date="2024-05-11T21:45:00Z"/>
              </w:rPr>
            </w:pPr>
            <w:del w:id="1068" w:author="Bermond Scoggins" w:date="2024-05-11T21:45:00Z">
              <w:r>
                <w:delText>Q1</w:delText>
              </w:r>
            </w:del>
          </w:p>
        </w:tc>
      </w:tr>
      <w:tr w:rsidR="00B0438F" w14:paraId="7B35ECF2" w14:textId="77777777">
        <w:trPr>
          <w:del w:id="1069" w:author="Bermond Scoggins" w:date="2024-05-11T21:45:00Z"/>
        </w:trPr>
        <w:tc>
          <w:tcPr>
            <w:tcW w:w="0" w:type="auto"/>
          </w:tcPr>
          <w:p w14:paraId="684D8C81" w14:textId="77777777" w:rsidR="00B0438F" w:rsidRDefault="00000000">
            <w:pPr>
              <w:pStyle w:val="Compact"/>
              <w:rPr>
                <w:del w:id="1070" w:author="Bermond Scoggins" w:date="2024-05-11T21:45:00Z"/>
              </w:rPr>
            </w:pPr>
            <w:del w:id="1071" w:author="Bermond Scoggins" w:date="2024-05-11T21:45:00Z">
              <w:r>
                <w:delText>Public Opinion Quarterly</w:delText>
              </w:r>
            </w:del>
          </w:p>
        </w:tc>
        <w:tc>
          <w:tcPr>
            <w:tcW w:w="0" w:type="auto"/>
          </w:tcPr>
          <w:p w14:paraId="02141F03" w14:textId="77777777" w:rsidR="00B0438F" w:rsidRDefault="00000000">
            <w:pPr>
              <w:pStyle w:val="Compact"/>
              <w:rPr>
                <w:del w:id="1072" w:author="Bermond Scoggins" w:date="2024-05-11T21:45:00Z"/>
              </w:rPr>
            </w:pPr>
            <w:del w:id="1073" w:author="Bermond Scoggins" w:date="2024-05-11T21:45:00Z">
              <w:r>
                <w:delText>PS</w:delText>
              </w:r>
            </w:del>
          </w:p>
        </w:tc>
        <w:tc>
          <w:tcPr>
            <w:tcW w:w="0" w:type="auto"/>
          </w:tcPr>
          <w:p w14:paraId="58F66A04" w14:textId="77777777" w:rsidR="00B0438F" w:rsidRDefault="00000000">
            <w:pPr>
              <w:pStyle w:val="Compact"/>
              <w:rPr>
                <w:del w:id="1074" w:author="Bermond Scoggins" w:date="2024-05-11T21:45:00Z"/>
              </w:rPr>
            </w:pPr>
            <w:del w:id="1075" w:author="Bermond Scoggins" w:date="2024-05-11T21:45:00Z">
              <w:r>
                <w:delText>7,999</w:delText>
              </w:r>
            </w:del>
          </w:p>
        </w:tc>
        <w:tc>
          <w:tcPr>
            <w:tcW w:w="0" w:type="auto"/>
          </w:tcPr>
          <w:p w14:paraId="004DF094" w14:textId="77777777" w:rsidR="00B0438F" w:rsidRDefault="00000000">
            <w:pPr>
              <w:pStyle w:val="Compact"/>
              <w:rPr>
                <w:del w:id="1076" w:author="Bermond Scoggins" w:date="2024-05-11T21:45:00Z"/>
              </w:rPr>
            </w:pPr>
            <w:del w:id="1077" w:author="Bermond Scoggins" w:date="2024-05-11T21:45:00Z">
              <w:r>
                <w:delText>4.154</w:delText>
              </w:r>
            </w:del>
          </w:p>
        </w:tc>
        <w:tc>
          <w:tcPr>
            <w:tcW w:w="0" w:type="auto"/>
          </w:tcPr>
          <w:p w14:paraId="49130F11" w14:textId="77777777" w:rsidR="00B0438F" w:rsidRDefault="00000000">
            <w:pPr>
              <w:pStyle w:val="Compact"/>
              <w:rPr>
                <w:del w:id="1078" w:author="Bermond Scoggins" w:date="2024-05-11T21:45:00Z"/>
              </w:rPr>
            </w:pPr>
            <w:del w:id="1079" w:author="Bermond Scoggins" w:date="2024-05-11T21:45:00Z">
              <w:r>
                <w:delText>Q1</w:delText>
              </w:r>
            </w:del>
          </w:p>
        </w:tc>
      </w:tr>
      <w:tr w:rsidR="00B0438F" w14:paraId="13BE5F26" w14:textId="77777777">
        <w:trPr>
          <w:del w:id="1080" w:author="Bermond Scoggins" w:date="2024-05-11T21:45:00Z"/>
        </w:trPr>
        <w:tc>
          <w:tcPr>
            <w:tcW w:w="0" w:type="auto"/>
          </w:tcPr>
          <w:p w14:paraId="5ECFEC1C" w14:textId="77777777" w:rsidR="00B0438F" w:rsidRDefault="00000000">
            <w:pPr>
              <w:pStyle w:val="Compact"/>
              <w:rPr>
                <w:del w:id="1081" w:author="Bermond Scoggins" w:date="2024-05-11T21:45:00Z"/>
              </w:rPr>
            </w:pPr>
            <w:del w:id="1082" w:author="Bermond Scoggins" w:date="2024-05-11T21:45:00Z">
              <w:r>
                <w:delText>European Political Science Review</w:delText>
              </w:r>
            </w:del>
          </w:p>
        </w:tc>
        <w:tc>
          <w:tcPr>
            <w:tcW w:w="0" w:type="auto"/>
          </w:tcPr>
          <w:p w14:paraId="69A1D319" w14:textId="77777777" w:rsidR="00B0438F" w:rsidRDefault="00000000">
            <w:pPr>
              <w:pStyle w:val="Compact"/>
              <w:rPr>
                <w:del w:id="1083" w:author="Bermond Scoggins" w:date="2024-05-11T21:45:00Z"/>
              </w:rPr>
            </w:pPr>
            <w:del w:id="1084" w:author="Bermond Scoggins" w:date="2024-05-11T21:45:00Z">
              <w:r>
                <w:delText>PS</w:delText>
              </w:r>
            </w:del>
          </w:p>
        </w:tc>
        <w:tc>
          <w:tcPr>
            <w:tcW w:w="0" w:type="auto"/>
          </w:tcPr>
          <w:p w14:paraId="002C59A0" w14:textId="77777777" w:rsidR="00B0438F" w:rsidRDefault="00000000">
            <w:pPr>
              <w:pStyle w:val="Compact"/>
              <w:rPr>
                <w:del w:id="1085" w:author="Bermond Scoggins" w:date="2024-05-11T21:45:00Z"/>
              </w:rPr>
            </w:pPr>
            <w:del w:id="1086" w:author="Bermond Scoggins" w:date="2024-05-11T21:45:00Z">
              <w:r>
                <w:delText>1,137</w:delText>
              </w:r>
            </w:del>
          </w:p>
        </w:tc>
        <w:tc>
          <w:tcPr>
            <w:tcW w:w="0" w:type="auto"/>
          </w:tcPr>
          <w:p w14:paraId="4077060C" w14:textId="77777777" w:rsidR="00B0438F" w:rsidRDefault="00000000">
            <w:pPr>
              <w:pStyle w:val="Compact"/>
              <w:rPr>
                <w:del w:id="1087" w:author="Bermond Scoggins" w:date="2024-05-11T21:45:00Z"/>
              </w:rPr>
            </w:pPr>
            <w:del w:id="1088" w:author="Bermond Scoggins" w:date="2024-05-11T21:45:00Z">
              <w:r>
                <w:delText>4.143</w:delText>
              </w:r>
            </w:del>
          </w:p>
        </w:tc>
        <w:tc>
          <w:tcPr>
            <w:tcW w:w="0" w:type="auto"/>
          </w:tcPr>
          <w:p w14:paraId="312FD9AC" w14:textId="77777777" w:rsidR="00B0438F" w:rsidRDefault="00000000">
            <w:pPr>
              <w:pStyle w:val="Compact"/>
              <w:rPr>
                <w:del w:id="1089" w:author="Bermond Scoggins" w:date="2024-05-11T21:45:00Z"/>
              </w:rPr>
            </w:pPr>
            <w:del w:id="1090" w:author="Bermond Scoggins" w:date="2024-05-11T21:45:00Z">
              <w:r>
                <w:delText>Q1</w:delText>
              </w:r>
            </w:del>
          </w:p>
        </w:tc>
      </w:tr>
      <w:tr w:rsidR="00B0438F" w14:paraId="20E0BFA2" w14:textId="77777777">
        <w:trPr>
          <w:del w:id="1091" w:author="Bermond Scoggins" w:date="2024-05-11T21:45:00Z"/>
        </w:trPr>
        <w:tc>
          <w:tcPr>
            <w:tcW w:w="0" w:type="auto"/>
          </w:tcPr>
          <w:p w14:paraId="0954E91C" w14:textId="77777777" w:rsidR="00B0438F" w:rsidRDefault="00000000">
            <w:pPr>
              <w:pStyle w:val="Compact"/>
              <w:rPr>
                <w:del w:id="1092" w:author="Bermond Scoggins" w:date="2024-05-11T21:45:00Z"/>
              </w:rPr>
            </w:pPr>
            <w:del w:id="1093" w:author="Bermond Scoggins" w:date="2024-05-11T21:45:00Z">
              <w:r>
                <w:delText>Geopolitics</w:delText>
              </w:r>
            </w:del>
          </w:p>
        </w:tc>
        <w:tc>
          <w:tcPr>
            <w:tcW w:w="0" w:type="auto"/>
          </w:tcPr>
          <w:p w14:paraId="197F8268" w14:textId="77777777" w:rsidR="00B0438F" w:rsidRDefault="00000000">
            <w:pPr>
              <w:pStyle w:val="Compact"/>
              <w:rPr>
                <w:del w:id="1094" w:author="Bermond Scoggins" w:date="2024-05-11T21:45:00Z"/>
              </w:rPr>
            </w:pPr>
            <w:del w:id="1095" w:author="Bermond Scoggins" w:date="2024-05-11T21:45:00Z">
              <w:r>
                <w:delText>PS</w:delText>
              </w:r>
            </w:del>
          </w:p>
        </w:tc>
        <w:tc>
          <w:tcPr>
            <w:tcW w:w="0" w:type="auto"/>
          </w:tcPr>
          <w:p w14:paraId="4BBAA234" w14:textId="77777777" w:rsidR="00B0438F" w:rsidRDefault="00000000">
            <w:pPr>
              <w:pStyle w:val="Compact"/>
              <w:rPr>
                <w:del w:id="1096" w:author="Bermond Scoggins" w:date="2024-05-11T21:45:00Z"/>
              </w:rPr>
            </w:pPr>
            <w:del w:id="1097" w:author="Bermond Scoggins" w:date="2024-05-11T21:45:00Z">
              <w:r>
                <w:delText>2,172</w:delText>
              </w:r>
            </w:del>
          </w:p>
        </w:tc>
        <w:tc>
          <w:tcPr>
            <w:tcW w:w="0" w:type="auto"/>
          </w:tcPr>
          <w:p w14:paraId="51ED773C" w14:textId="77777777" w:rsidR="00B0438F" w:rsidRDefault="00000000">
            <w:pPr>
              <w:pStyle w:val="Compact"/>
              <w:rPr>
                <w:del w:id="1098" w:author="Bermond Scoggins" w:date="2024-05-11T21:45:00Z"/>
              </w:rPr>
            </w:pPr>
            <w:del w:id="1099" w:author="Bermond Scoggins" w:date="2024-05-11T21:45:00Z">
              <w:r>
                <w:delText>4.117</w:delText>
              </w:r>
            </w:del>
          </w:p>
        </w:tc>
        <w:tc>
          <w:tcPr>
            <w:tcW w:w="0" w:type="auto"/>
          </w:tcPr>
          <w:p w14:paraId="1E042A8A" w14:textId="77777777" w:rsidR="00B0438F" w:rsidRDefault="00000000">
            <w:pPr>
              <w:pStyle w:val="Compact"/>
              <w:rPr>
                <w:del w:id="1100" w:author="Bermond Scoggins" w:date="2024-05-11T21:45:00Z"/>
              </w:rPr>
            </w:pPr>
            <w:del w:id="1101" w:author="Bermond Scoggins" w:date="2024-05-11T21:45:00Z">
              <w:r>
                <w:delText>Q1</w:delText>
              </w:r>
            </w:del>
          </w:p>
        </w:tc>
      </w:tr>
      <w:tr w:rsidR="00B0438F" w14:paraId="07115C1F" w14:textId="77777777">
        <w:trPr>
          <w:del w:id="1102" w:author="Bermond Scoggins" w:date="2024-05-11T21:45:00Z"/>
        </w:trPr>
        <w:tc>
          <w:tcPr>
            <w:tcW w:w="0" w:type="auto"/>
          </w:tcPr>
          <w:p w14:paraId="692478F9" w14:textId="77777777" w:rsidR="00B0438F" w:rsidRDefault="00000000">
            <w:pPr>
              <w:pStyle w:val="Compact"/>
              <w:rPr>
                <w:del w:id="1103" w:author="Bermond Scoggins" w:date="2024-05-11T21:45:00Z"/>
              </w:rPr>
            </w:pPr>
            <w:del w:id="1104" w:author="Bermond Scoggins" w:date="2024-05-11T21:45:00Z">
              <w:r>
                <w:delText>Global Environmental Politics</w:delText>
              </w:r>
            </w:del>
          </w:p>
        </w:tc>
        <w:tc>
          <w:tcPr>
            <w:tcW w:w="0" w:type="auto"/>
          </w:tcPr>
          <w:p w14:paraId="3741E178" w14:textId="77777777" w:rsidR="00B0438F" w:rsidRDefault="00000000">
            <w:pPr>
              <w:pStyle w:val="Compact"/>
              <w:rPr>
                <w:del w:id="1105" w:author="Bermond Scoggins" w:date="2024-05-11T21:45:00Z"/>
              </w:rPr>
            </w:pPr>
            <w:del w:id="1106" w:author="Bermond Scoggins" w:date="2024-05-11T21:45:00Z">
              <w:r>
                <w:delText>PS</w:delText>
              </w:r>
            </w:del>
          </w:p>
        </w:tc>
        <w:tc>
          <w:tcPr>
            <w:tcW w:w="0" w:type="auto"/>
          </w:tcPr>
          <w:p w14:paraId="7573797B" w14:textId="77777777" w:rsidR="00B0438F" w:rsidRDefault="00000000">
            <w:pPr>
              <w:pStyle w:val="Compact"/>
              <w:rPr>
                <w:del w:id="1107" w:author="Bermond Scoggins" w:date="2024-05-11T21:45:00Z"/>
              </w:rPr>
            </w:pPr>
            <w:del w:id="1108" w:author="Bermond Scoggins" w:date="2024-05-11T21:45:00Z">
              <w:r>
                <w:delText>2,005</w:delText>
              </w:r>
            </w:del>
          </w:p>
        </w:tc>
        <w:tc>
          <w:tcPr>
            <w:tcW w:w="0" w:type="auto"/>
          </w:tcPr>
          <w:p w14:paraId="6A08490F" w14:textId="77777777" w:rsidR="00B0438F" w:rsidRDefault="00000000">
            <w:pPr>
              <w:pStyle w:val="Compact"/>
              <w:rPr>
                <w:del w:id="1109" w:author="Bermond Scoggins" w:date="2024-05-11T21:45:00Z"/>
              </w:rPr>
            </w:pPr>
            <w:del w:id="1110" w:author="Bermond Scoggins" w:date="2024-05-11T21:45:00Z">
              <w:r>
                <w:delText>4.055</w:delText>
              </w:r>
            </w:del>
          </w:p>
        </w:tc>
        <w:tc>
          <w:tcPr>
            <w:tcW w:w="0" w:type="auto"/>
          </w:tcPr>
          <w:p w14:paraId="5AE7BB82" w14:textId="77777777" w:rsidR="00B0438F" w:rsidRDefault="00000000">
            <w:pPr>
              <w:pStyle w:val="Compact"/>
              <w:rPr>
                <w:del w:id="1111" w:author="Bermond Scoggins" w:date="2024-05-11T21:45:00Z"/>
              </w:rPr>
            </w:pPr>
            <w:del w:id="1112" w:author="Bermond Scoggins" w:date="2024-05-11T21:45:00Z">
              <w:r>
                <w:delText>Q1</w:delText>
              </w:r>
            </w:del>
          </w:p>
        </w:tc>
      </w:tr>
      <w:tr w:rsidR="00B0438F" w14:paraId="21AA6F7D" w14:textId="77777777">
        <w:trPr>
          <w:del w:id="1113" w:author="Bermond Scoggins" w:date="2024-05-11T21:45:00Z"/>
        </w:trPr>
        <w:tc>
          <w:tcPr>
            <w:tcW w:w="0" w:type="auto"/>
          </w:tcPr>
          <w:p w14:paraId="4007C856" w14:textId="77777777" w:rsidR="00B0438F" w:rsidRDefault="00000000">
            <w:pPr>
              <w:pStyle w:val="Compact"/>
              <w:rPr>
                <w:del w:id="1114" w:author="Bermond Scoggins" w:date="2024-05-11T21:45:00Z"/>
              </w:rPr>
            </w:pPr>
            <w:del w:id="1115" w:author="Bermond Scoggins" w:date="2024-05-11T21:45:00Z">
              <w:r>
                <w:delText>Journal Of Peace Research</w:delText>
              </w:r>
            </w:del>
          </w:p>
        </w:tc>
        <w:tc>
          <w:tcPr>
            <w:tcW w:w="0" w:type="auto"/>
          </w:tcPr>
          <w:p w14:paraId="059D5221" w14:textId="77777777" w:rsidR="00B0438F" w:rsidRDefault="00000000">
            <w:pPr>
              <w:pStyle w:val="Compact"/>
              <w:rPr>
                <w:del w:id="1116" w:author="Bermond Scoggins" w:date="2024-05-11T21:45:00Z"/>
              </w:rPr>
            </w:pPr>
            <w:del w:id="1117" w:author="Bermond Scoggins" w:date="2024-05-11T21:45:00Z">
              <w:r>
                <w:delText>PS</w:delText>
              </w:r>
            </w:del>
          </w:p>
        </w:tc>
        <w:tc>
          <w:tcPr>
            <w:tcW w:w="0" w:type="auto"/>
          </w:tcPr>
          <w:p w14:paraId="7F646904" w14:textId="77777777" w:rsidR="00B0438F" w:rsidRDefault="00000000">
            <w:pPr>
              <w:pStyle w:val="Compact"/>
              <w:rPr>
                <w:del w:id="1118" w:author="Bermond Scoggins" w:date="2024-05-11T21:45:00Z"/>
              </w:rPr>
            </w:pPr>
            <w:del w:id="1119" w:author="Bermond Scoggins" w:date="2024-05-11T21:45:00Z">
              <w:r>
                <w:delText>6,610</w:delText>
              </w:r>
            </w:del>
          </w:p>
        </w:tc>
        <w:tc>
          <w:tcPr>
            <w:tcW w:w="0" w:type="auto"/>
          </w:tcPr>
          <w:p w14:paraId="4A1DC506" w14:textId="77777777" w:rsidR="00B0438F" w:rsidRDefault="00000000">
            <w:pPr>
              <w:pStyle w:val="Compact"/>
              <w:rPr>
                <w:del w:id="1120" w:author="Bermond Scoggins" w:date="2024-05-11T21:45:00Z"/>
              </w:rPr>
            </w:pPr>
            <w:del w:id="1121" w:author="Bermond Scoggins" w:date="2024-05-11T21:45:00Z">
              <w:r>
                <w:delText>4.054</w:delText>
              </w:r>
            </w:del>
          </w:p>
        </w:tc>
        <w:tc>
          <w:tcPr>
            <w:tcW w:w="0" w:type="auto"/>
          </w:tcPr>
          <w:p w14:paraId="731C59B5" w14:textId="77777777" w:rsidR="00B0438F" w:rsidRDefault="00000000">
            <w:pPr>
              <w:pStyle w:val="Compact"/>
              <w:rPr>
                <w:del w:id="1122" w:author="Bermond Scoggins" w:date="2024-05-11T21:45:00Z"/>
              </w:rPr>
            </w:pPr>
            <w:del w:id="1123" w:author="Bermond Scoggins" w:date="2024-05-11T21:45:00Z">
              <w:r>
                <w:delText>Q1</w:delText>
              </w:r>
            </w:del>
          </w:p>
        </w:tc>
      </w:tr>
      <w:tr w:rsidR="00B0438F" w14:paraId="5ADDB8E5" w14:textId="77777777">
        <w:trPr>
          <w:del w:id="1124" w:author="Bermond Scoggins" w:date="2024-05-11T21:45:00Z"/>
        </w:trPr>
        <w:tc>
          <w:tcPr>
            <w:tcW w:w="0" w:type="auto"/>
          </w:tcPr>
          <w:p w14:paraId="2283D61E" w14:textId="77777777" w:rsidR="00B0438F" w:rsidRDefault="00000000">
            <w:pPr>
              <w:pStyle w:val="Compact"/>
              <w:rPr>
                <w:del w:id="1125" w:author="Bermond Scoggins" w:date="2024-05-11T21:45:00Z"/>
              </w:rPr>
            </w:pPr>
            <w:del w:id="1126" w:author="Bermond Scoggins" w:date="2024-05-11T21:45:00Z">
              <w:r>
                <w:delText>European Journal Of International</w:delText>
              </w:r>
            </w:del>
          </w:p>
        </w:tc>
        <w:tc>
          <w:tcPr>
            <w:tcW w:w="0" w:type="auto"/>
          </w:tcPr>
          <w:p w14:paraId="36BA1038" w14:textId="77777777" w:rsidR="00B0438F" w:rsidRDefault="00B0438F">
            <w:pPr>
              <w:pStyle w:val="Compact"/>
              <w:rPr>
                <w:del w:id="1127" w:author="Bermond Scoggins" w:date="2024-05-11T21:45:00Z"/>
              </w:rPr>
            </w:pPr>
          </w:p>
        </w:tc>
        <w:tc>
          <w:tcPr>
            <w:tcW w:w="0" w:type="auto"/>
          </w:tcPr>
          <w:p w14:paraId="1B0D0D96" w14:textId="77777777" w:rsidR="00B0438F" w:rsidRDefault="00B0438F">
            <w:pPr>
              <w:pStyle w:val="Compact"/>
              <w:rPr>
                <w:del w:id="1128" w:author="Bermond Scoggins" w:date="2024-05-11T21:45:00Z"/>
              </w:rPr>
            </w:pPr>
          </w:p>
        </w:tc>
        <w:tc>
          <w:tcPr>
            <w:tcW w:w="0" w:type="auto"/>
          </w:tcPr>
          <w:p w14:paraId="5ECEF3C7" w14:textId="77777777" w:rsidR="00B0438F" w:rsidRDefault="00B0438F">
            <w:pPr>
              <w:pStyle w:val="Compact"/>
              <w:rPr>
                <w:del w:id="1129" w:author="Bermond Scoggins" w:date="2024-05-11T21:45:00Z"/>
              </w:rPr>
            </w:pPr>
          </w:p>
        </w:tc>
        <w:tc>
          <w:tcPr>
            <w:tcW w:w="0" w:type="auto"/>
          </w:tcPr>
          <w:p w14:paraId="446B13A7" w14:textId="77777777" w:rsidR="00B0438F" w:rsidRDefault="00B0438F">
            <w:pPr>
              <w:pStyle w:val="Compact"/>
              <w:rPr>
                <w:del w:id="1130" w:author="Bermond Scoggins" w:date="2024-05-11T21:45:00Z"/>
              </w:rPr>
            </w:pPr>
          </w:p>
        </w:tc>
      </w:tr>
      <w:tr w:rsidR="00B0438F" w14:paraId="3B50C5D3" w14:textId="77777777">
        <w:trPr>
          <w:del w:id="1131" w:author="Bermond Scoggins" w:date="2024-05-11T21:45:00Z"/>
        </w:trPr>
        <w:tc>
          <w:tcPr>
            <w:tcW w:w="0" w:type="auto"/>
          </w:tcPr>
          <w:p w14:paraId="070B111F" w14:textId="77777777" w:rsidR="00B0438F" w:rsidRDefault="00000000">
            <w:pPr>
              <w:pStyle w:val="Compact"/>
              <w:rPr>
                <w:del w:id="1132" w:author="Bermond Scoggins" w:date="2024-05-11T21:45:00Z"/>
              </w:rPr>
            </w:pPr>
            <w:del w:id="1133" w:author="Bermond Scoggins" w:date="2024-05-11T21:45:00Z">
              <w:r>
                <w:delText>Relations</w:delText>
              </w:r>
            </w:del>
          </w:p>
        </w:tc>
        <w:tc>
          <w:tcPr>
            <w:tcW w:w="0" w:type="auto"/>
          </w:tcPr>
          <w:p w14:paraId="4E9C8344" w14:textId="77777777" w:rsidR="00B0438F" w:rsidRDefault="00000000">
            <w:pPr>
              <w:pStyle w:val="Compact"/>
              <w:rPr>
                <w:del w:id="1134" w:author="Bermond Scoggins" w:date="2024-05-11T21:45:00Z"/>
              </w:rPr>
            </w:pPr>
            <w:del w:id="1135" w:author="Bermond Scoggins" w:date="2024-05-11T21:45:00Z">
              <w:r>
                <w:delText>IR</w:delText>
              </w:r>
            </w:del>
          </w:p>
        </w:tc>
        <w:tc>
          <w:tcPr>
            <w:tcW w:w="0" w:type="auto"/>
          </w:tcPr>
          <w:p w14:paraId="65649999" w14:textId="77777777" w:rsidR="00B0438F" w:rsidRDefault="00000000">
            <w:pPr>
              <w:pStyle w:val="Compact"/>
              <w:rPr>
                <w:del w:id="1136" w:author="Bermond Scoggins" w:date="2024-05-11T21:45:00Z"/>
              </w:rPr>
            </w:pPr>
            <w:del w:id="1137" w:author="Bermond Scoggins" w:date="2024-05-11T21:45:00Z">
              <w:r>
                <w:delText>3,302</w:delText>
              </w:r>
            </w:del>
          </w:p>
        </w:tc>
        <w:tc>
          <w:tcPr>
            <w:tcW w:w="0" w:type="auto"/>
          </w:tcPr>
          <w:p w14:paraId="5F6570E0" w14:textId="77777777" w:rsidR="00B0438F" w:rsidRDefault="00000000">
            <w:pPr>
              <w:pStyle w:val="Compact"/>
              <w:rPr>
                <w:del w:id="1138" w:author="Bermond Scoggins" w:date="2024-05-11T21:45:00Z"/>
              </w:rPr>
            </w:pPr>
            <w:del w:id="1139" w:author="Bermond Scoggins" w:date="2024-05-11T21:45:00Z">
              <w:r>
                <w:delText>4.023</w:delText>
              </w:r>
            </w:del>
          </w:p>
        </w:tc>
        <w:tc>
          <w:tcPr>
            <w:tcW w:w="0" w:type="auto"/>
          </w:tcPr>
          <w:p w14:paraId="51A82999" w14:textId="77777777" w:rsidR="00B0438F" w:rsidRDefault="00000000">
            <w:pPr>
              <w:pStyle w:val="Compact"/>
              <w:rPr>
                <w:del w:id="1140" w:author="Bermond Scoggins" w:date="2024-05-11T21:45:00Z"/>
              </w:rPr>
            </w:pPr>
            <w:del w:id="1141" w:author="Bermond Scoggins" w:date="2024-05-11T21:45:00Z">
              <w:r>
                <w:delText>Q1</w:delText>
              </w:r>
            </w:del>
          </w:p>
        </w:tc>
      </w:tr>
      <w:tr w:rsidR="00B0438F" w14:paraId="23621328" w14:textId="77777777">
        <w:trPr>
          <w:del w:id="1142" w:author="Bermond Scoggins" w:date="2024-05-11T21:45:00Z"/>
        </w:trPr>
        <w:tc>
          <w:tcPr>
            <w:tcW w:w="0" w:type="auto"/>
          </w:tcPr>
          <w:p w14:paraId="24C1F111" w14:textId="77777777" w:rsidR="00B0438F" w:rsidRDefault="00000000">
            <w:pPr>
              <w:pStyle w:val="Compact"/>
              <w:rPr>
                <w:del w:id="1143" w:author="Bermond Scoggins" w:date="2024-05-11T21:45:00Z"/>
              </w:rPr>
            </w:pPr>
            <w:del w:id="1144" w:author="Bermond Scoggins" w:date="2024-05-11T21:45:00Z">
              <w:r>
                <w:delText>Jcms-Journal Of Common Market Studies</w:delText>
              </w:r>
            </w:del>
          </w:p>
        </w:tc>
        <w:tc>
          <w:tcPr>
            <w:tcW w:w="0" w:type="auto"/>
          </w:tcPr>
          <w:p w14:paraId="3F49E29B" w14:textId="77777777" w:rsidR="00B0438F" w:rsidRDefault="00000000">
            <w:pPr>
              <w:pStyle w:val="Compact"/>
              <w:rPr>
                <w:del w:id="1145" w:author="Bermond Scoggins" w:date="2024-05-11T21:45:00Z"/>
              </w:rPr>
            </w:pPr>
            <w:del w:id="1146" w:author="Bermond Scoggins" w:date="2024-05-11T21:45:00Z">
              <w:r>
                <w:delText>PS</w:delText>
              </w:r>
            </w:del>
          </w:p>
        </w:tc>
        <w:tc>
          <w:tcPr>
            <w:tcW w:w="0" w:type="auto"/>
          </w:tcPr>
          <w:p w14:paraId="10872E73" w14:textId="77777777" w:rsidR="00B0438F" w:rsidRDefault="00000000">
            <w:pPr>
              <w:pStyle w:val="Compact"/>
              <w:rPr>
                <w:del w:id="1147" w:author="Bermond Scoggins" w:date="2024-05-11T21:45:00Z"/>
              </w:rPr>
            </w:pPr>
            <w:del w:id="1148" w:author="Bermond Scoggins" w:date="2024-05-11T21:45:00Z">
              <w:r>
                <w:delText>4,774</w:delText>
              </w:r>
            </w:del>
          </w:p>
        </w:tc>
        <w:tc>
          <w:tcPr>
            <w:tcW w:w="0" w:type="auto"/>
          </w:tcPr>
          <w:p w14:paraId="2D0DB8F6" w14:textId="77777777" w:rsidR="00B0438F" w:rsidRDefault="00000000">
            <w:pPr>
              <w:pStyle w:val="Compact"/>
              <w:rPr>
                <w:del w:id="1149" w:author="Bermond Scoggins" w:date="2024-05-11T21:45:00Z"/>
              </w:rPr>
            </w:pPr>
            <w:del w:id="1150" w:author="Bermond Scoggins" w:date="2024-05-11T21:45:00Z">
              <w:r>
                <w:delText>3.99</w:delText>
              </w:r>
            </w:del>
          </w:p>
        </w:tc>
        <w:tc>
          <w:tcPr>
            <w:tcW w:w="0" w:type="auto"/>
          </w:tcPr>
          <w:p w14:paraId="027D7E47" w14:textId="77777777" w:rsidR="00B0438F" w:rsidRDefault="00000000">
            <w:pPr>
              <w:pStyle w:val="Compact"/>
              <w:rPr>
                <w:del w:id="1151" w:author="Bermond Scoggins" w:date="2024-05-11T21:45:00Z"/>
              </w:rPr>
            </w:pPr>
            <w:del w:id="1152" w:author="Bermond Scoggins" w:date="2024-05-11T21:45:00Z">
              <w:r>
                <w:delText>Q1</w:delText>
              </w:r>
            </w:del>
          </w:p>
        </w:tc>
      </w:tr>
      <w:tr w:rsidR="00B0438F" w14:paraId="13F9E56B" w14:textId="77777777">
        <w:trPr>
          <w:del w:id="1153" w:author="Bermond Scoggins" w:date="2024-05-11T21:45:00Z"/>
        </w:trPr>
        <w:tc>
          <w:tcPr>
            <w:tcW w:w="0" w:type="auto"/>
          </w:tcPr>
          <w:p w14:paraId="0485A334" w14:textId="77777777" w:rsidR="00B0438F" w:rsidRDefault="00000000">
            <w:pPr>
              <w:pStyle w:val="Compact"/>
              <w:rPr>
                <w:del w:id="1154" w:author="Bermond Scoggins" w:date="2024-05-11T21:45:00Z"/>
              </w:rPr>
            </w:pPr>
            <w:del w:id="1155" w:author="Bermond Scoggins" w:date="2024-05-11T21:45:00Z">
              <w:r>
                <w:delText>West European Politics</w:delText>
              </w:r>
            </w:del>
          </w:p>
        </w:tc>
        <w:tc>
          <w:tcPr>
            <w:tcW w:w="0" w:type="auto"/>
          </w:tcPr>
          <w:p w14:paraId="15D2B8D1" w14:textId="77777777" w:rsidR="00B0438F" w:rsidRDefault="00000000">
            <w:pPr>
              <w:pStyle w:val="Compact"/>
              <w:rPr>
                <w:del w:id="1156" w:author="Bermond Scoggins" w:date="2024-05-11T21:45:00Z"/>
              </w:rPr>
            </w:pPr>
            <w:del w:id="1157" w:author="Bermond Scoggins" w:date="2024-05-11T21:45:00Z">
              <w:r>
                <w:delText>PS</w:delText>
              </w:r>
            </w:del>
          </w:p>
        </w:tc>
        <w:tc>
          <w:tcPr>
            <w:tcW w:w="0" w:type="auto"/>
          </w:tcPr>
          <w:p w14:paraId="5008E2DF" w14:textId="77777777" w:rsidR="00B0438F" w:rsidRDefault="00000000">
            <w:pPr>
              <w:pStyle w:val="Compact"/>
              <w:rPr>
                <w:del w:id="1158" w:author="Bermond Scoggins" w:date="2024-05-11T21:45:00Z"/>
              </w:rPr>
            </w:pPr>
            <w:del w:id="1159" w:author="Bermond Scoggins" w:date="2024-05-11T21:45:00Z">
              <w:r>
                <w:delText>4,788</w:delText>
              </w:r>
            </w:del>
          </w:p>
        </w:tc>
        <w:tc>
          <w:tcPr>
            <w:tcW w:w="0" w:type="auto"/>
          </w:tcPr>
          <w:p w14:paraId="7FF460A5" w14:textId="77777777" w:rsidR="00B0438F" w:rsidRDefault="00000000">
            <w:pPr>
              <w:pStyle w:val="Compact"/>
              <w:rPr>
                <w:del w:id="1160" w:author="Bermond Scoggins" w:date="2024-05-11T21:45:00Z"/>
              </w:rPr>
            </w:pPr>
            <w:del w:id="1161" w:author="Bermond Scoggins" w:date="2024-05-11T21:45:00Z">
              <w:r>
                <w:delText>3.96</w:delText>
              </w:r>
            </w:del>
          </w:p>
        </w:tc>
        <w:tc>
          <w:tcPr>
            <w:tcW w:w="0" w:type="auto"/>
          </w:tcPr>
          <w:p w14:paraId="5D2C9FC3" w14:textId="77777777" w:rsidR="00B0438F" w:rsidRDefault="00000000">
            <w:pPr>
              <w:pStyle w:val="Compact"/>
              <w:rPr>
                <w:del w:id="1162" w:author="Bermond Scoggins" w:date="2024-05-11T21:45:00Z"/>
              </w:rPr>
            </w:pPr>
            <w:del w:id="1163" w:author="Bermond Scoggins" w:date="2024-05-11T21:45:00Z">
              <w:r>
                <w:delText>Q1</w:delText>
              </w:r>
            </w:del>
          </w:p>
        </w:tc>
      </w:tr>
      <w:tr w:rsidR="00B0438F" w14:paraId="428E36E0" w14:textId="77777777">
        <w:trPr>
          <w:del w:id="1164" w:author="Bermond Scoggins" w:date="2024-05-11T21:45:00Z"/>
        </w:trPr>
        <w:tc>
          <w:tcPr>
            <w:tcW w:w="0" w:type="auto"/>
          </w:tcPr>
          <w:p w14:paraId="74E2EAB9" w14:textId="77777777" w:rsidR="00B0438F" w:rsidRDefault="00000000">
            <w:pPr>
              <w:pStyle w:val="Compact"/>
              <w:rPr>
                <w:del w:id="1165" w:author="Bermond Scoggins" w:date="2024-05-11T21:45:00Z"/>
              </w:rPr>
            </w:pPr>
            <w:del w:id="1166" w:author="Bermond Scoggins" w:date="2024-05-11T21:45:00Z">
              <w:r>
                <w:delText>Territory Politics Governance</w:delText>
              </w:r>
            </w:del>
          </w:p>
        </w:tc>
        <w:tc>
          <w:tcPr>
            <w:tcW w:w="0" w:type="auto"/>
          </w:tcPr>
          <w:p w14:paraId="4053A588" w14:textId="77777777" w:rsidR="00B0438F" w:rsidRDefault="00000000">
            <w:pPr>
              <w:pStyle w:val="Compact"/>
              <w:rPr>
                <w:del w:id="1167" w:author="Bermond Scoggins" w:date="2024-05-11T21:45:00Z"/>
              </w:rPr>
            </w:pPr>
            <w:del w:id="1168" w:author="Bermond Scoggins" w:date="2024-05-11T21:45:00Z">
              <w:r>
                <w:delText>PS</w:delText>
              </w:r>
            </w:del>
          </w:p>
        </w:tc>
        <w:tc>
          <w:tcPr>
            <w:tcW w:w="0" w:type="auto"/>
          </w:tcPr>
          <w:p w14:paraId="640222A7" w14:textId="77777777" w:rsidR="00B0438F" w:rsidRDefault="00000000">
            <w:pPr>
              <w:pStyle w:val="Compact"/>
              <w:rPr>
                <w:del w:id="1169" w:author="Bermond Scoggins" w:date="2024-05-11T21:45:00Z"/>
              </w:rPr>
            </w:pPr>
            <w:del w:id="1170" w:author="Bermond Scoggins" w:date="2024-05-11T21:45:00Z">
              <w:r>
                <w:delText>770</w:delText>
              </w:r>
            </w:del>
          </w:p>
        </w:tc>
        <w:tc>
          <w:tcPr>
            <w:tcW w:w="0" w:type="auto"/>
          </w:tcPr>
          <w:p w14:paraId="40F84F1D" w14:textId="77777777" w:rsidR="00B0438F" w:rsidRDefault="00000000">
            <w:pPr>
              <w:pStyle w:val="Compact"/>
              <w:rPr>
                <w:del w:id="1171" w:author="Bermond Scoggins" w:date="2024-05-11T21:45:00Z"/>
              </w:rPr>
            </w:pPr>
            <w:del w:id="1172" w:author="Bermond Scoggins" w:date="2024-05-11T21:45:00Z">
              <w:r>
                <w:delText>3.878</w:delText>
              </w:r>
            </w:del>
          </w:p>
        </w:tc>
        <w:tc>
          <w:tcPr>
            <w:tcW w:w="0" w:type="auto"/>
          </w:tcPr>
          <w:p w14:paraId="10FFDB56" w14:textId="77777777" w:rsidR="00B0438F" w:rsidRDefault="00000000">
            <w:pPr>
              <w:pStyle w:val="Compact"/>
              <w:rPr>
                <w:del w:id="1173" w:author="Bermond Scoggins" w:date="2024-05-11T21:45:00Z"/>
              </w:rPr>
            </w:pPr>
            <w:del w:id="1174" w:author="Bermond Scoggins" w:date="2024-05-11T21:45:00Z">
              <w:r>
                <w:delText>Q1</w:delText>
              </w:r>
            </w:del>
          </w:p>
        </w:tc>
      </w:tr>
      <w:tr w:rsidR="00B0438F" w14:paraId="7C821A95" w14:textId="77777777">
        <w:trPr>
          <w:del w:id="1175" w:author="Bermond Scoggins" w:date="2024-05-11T21:45:00Z"/>
        </w:trPr>
        <w:tc>
          <w:tcPr>
            <w:tcW w:w="0" w:type="auto"/>
          </w:tcPr>
          <w:p w14:paraId="64DC17E6" w14:textId="77777777" w:rsidR="00B0438F" w:rsidRDefault="00000000">
            <w:pPr>
              <w:pStyle w:val="Compact"/>
              <w:rPr>
                <w:del w:id="1176" w:author="Bermond Scoggins" w:date="2024-05-11T21:45:00Z"/>
              </w:rPr>
            </w:pPr>
            <w:del w:id="1177" w:author="Bermond Scoggins" w:date="2024-05-11T21:45:00Z">
              <w:r>
                <w:delText>Governance-An International Journal Of</w:delText>
              </w:r>
            </w:del>
          </w:p>
        </w:tc>
        <w:tc>
          <w:tcPr>
            <w:tcW w:w="0" w:type="auto"/>
          </w:tcPr>
          <w:p w14:paraId="6A8DBB4D" w14:textId="77777777" w:rsidR="00B0438F" w:rsidRDefault="00B0438F">
            <w:pPr>
              <w:pStyle w:val="Compact"/>
              <w:rPr>
                <w:del w:id="1178" w:author="Bermond Scoggins" w:date="2024-05-11T21:45:00Z"/>
              </w:rPr>
            </w:pPr>
          </w:p>
        </w:tc>
        <w:tc>
          <w:tcPr>
            <w:tcW w:w="0" w:type="auto"/>
          </w:tcPr>
          <w:p w14:paraId="5A5776A0" w14:textId="77777777" w:rsidR="00B0438F" w:rsidRDefault="00B0438F">
            <w:pPr>
              <w:pStyle w:val="Compact"/>
              <w:rPr>
                <w:del w:id="1179" w:author="Bermond Scoggins" w:date="2024-05-11T21:45:00Z"/>
              </w:rPr>
            </w:pPr>
          </w:p>
        </w:tc>
        <w:tc>
          <w:tcPr>
            <w:tcW w:w="0" w:type="auto"/>
          </w:tcPr>
          <w:p w14:paraId="686EC96A" w14:textId="77777777" w:rsidR="00B0438F" w:rsidRDefault="00B0438F">
            <w:pPr>
              <w:pStyle w:val="Compact"/>
              <w:rPr>
                <w:del w:id="1180" w:author="Bermond Scoggins" w:date="2024-05-11T21:45:00Z"/>
              </w:rPr>
            </w:pPr>
          </w:p>
        </w:tc>
        <w:tc>
          <w:tcPr>
            <w:tcW w:w="0" w:type="auto"/>
          </w:tcPr>
          <w:p w14:paraId="7D31D9EB" w14:textId="77777777" w:rsidR="00B0438F" w:rsidRDefault="00B0438F">
            <w:pPr>
              <w:pStyle w:val="Compact"/>
              <w:rPr>
                <w:del w:id="1181" w:author="Bermond Scoggins" w:date="2024-05-11T21:45:00Z"/>
              </w:rPr>
            </w:pPr>
          </w:p>
        </w:tc>
      </w:tr>
      <w:tr w:rsidR="00B0438F" w14:paraId="19E5E6DC" w14:textId="77777777">
        <w:trPr>
          <w:del w:id="1182" w:author="Bermond Scoggins" w:date="2024-05-11T21:45:00Z"/>
        </w:trPr>
        <w:tc>
          <w:tcPr>
            <w:tcW w:w="0" w:type="auto"/>
          </w:tcPr>
          <w:p w14:paraId="2642BCE4" w14:textId="77777777" w:rsidR="00B0438F" w:rsidRDefault="00000000">
            <w:pPr>
              <w:pStyle w:val="Compact"/>
              <w:rPr>
                <w:del w:id="1183" w:author="Bermond Scoggins" w:date="2024-05-11T21:45:00Z"/>
              </w:rPr>
            </w:pPr>
            <w:del w:id="1184" w:author="Bermond Scoggins" w:date="2024-05-11T21:45:00Z">
              <w:r>
                <w:delText>Policy Administration And Institutions</w:delText>
              </w:r>
            </w:del>
          </w:p>
        </w:tc>
        <w:tc>
          <w:tcPr>
            <w:tcW w:w="0" w:type="auto"/>
          </w:tcPr>
          <w:p w14:paraId="69554CEB" w14:textId="77777777" w:rsidR="00B0438F" w:rsidRDefault="00000000">
            <w:pPr>
              <w:pStyle w:val="Compact"/>
              <w:rPr>
                <w:del w:id="1185" w:author="Bermond Scoggins" w:date="2024-05-11T21:45:00Z"/>
              </w:rPr>
            </w:pPr>
            <w:del w:id="1186" w:author="Bermond Scoggins" w:date="2024-05-11T21:45:00Z">
              <w:r>
                <w:delText>PS</w:delText>
              </w:r>
            </w:del>
          </w:p>
        </w:tc>
        <w:tc>
          <w:tcPr>
            <w:tcW w:w="0" w:type="auto"/>
          </w:tcPr>
          <w:p w14:paraId="0874C843" w14:textId="77777777" w:rsidR="00B0438F" w:rsidRDefault="00000000">
            <w:pPr>
              <w:pStyle w:val="Compact"/>
              <w:rPr>
                <w:del w:id="1187" w:author="Bermond Scoggins" w:date="2024-05-11T21:45:00Z"/>
              </w:rPr>
            </w:pPr>
            <w:del w:id="1188" w:author="Bermond Scoggins" w:date="2024-05-11T21:45:00Z">
              <w:r>
                <w:delText>3,292</w:delText>
              </w:r>
            </w:del>
          </w:p>
        </w:tc>
        <w:tc>
          <w:tcPr>
            <w:tcW w:w="0" w:type="auto"/>
          </w:tcPr>
          <w:p w14:paraId="0333739B" w14:textId="77777777" w:rsidR="00B0438F" w:rsidRDefault="00000000">
            <w:pPr>
              <w:pStyle w:val="Compact"/>
              <w:rPr>
                <w:del w:id="1189" w:author="Bermond Scoggins" w:date="2024-05-11T21:45:00Z"/>
              </w:rPr>
            </w:pPr>
            <w:del w:id="1190" w:author="Bermond Scoggins" w:date="2024-05-11T21:45:00Z">
              <w:r>
                <w:delText>3.838</w:delText>
              </w:r>
            </w:del>
          </w:p>
        </w:tc>
        <w:tc>
          <w:tcPr>
            <w:tcW w:w="0" w:type="auto"/>
          </w:tcPr>
          <w:p w14:paraId="67E6BCCD" w14:textId="77777777" w:rsidR="00B0438F" w:rsidRDefault="00000000">
            <w:pPr>
              <w:pStyle w:val="Compact"/>
              <w:rPr>
                <w:del w:id="1191" w:author="Bermond Scoggins" w:date="2024-05-11T21:45:00Z"/>
              </w:rPr>
            </w:pPr>
            <w:del w:id="1192" w:author="Bermond Scoggins" w:date="2024-05-11T21:45:00Z">
              <w:r>
                <w:delText>Q1</w:delText>
              </w:r>
            </w:del>
          </w:p>
        </w:tc>
      </w:tr>
      <w:tr w:rsidR="00B0438F" w14:paraId="479CF5D6" w14:textId="77777777">
        <w:trPr>
          <w:del w:id="1193" w:author="Bermond Scoggins" w:date="2024-05-11T21:45:00Z"/>
        </w:trPr>
        <w:tc>
          <w:tcPr>
            <w:tcW w:w="0" w:type="auto"/>
          </w:tcPr>
          <w:p w14:paraId="23D63CFF" w14:textId="77777777" w:rsidR="00B0438F" w:rsidRDefault="00000000">
            <w:pPr>
              <w:pStyle w:val="Compact"/>
              <w:rPr>
                <w:del w:id="1194" w:author="Bermond Scoggins" w:date="2024-05-11T21:45:00Z"/>
              </w:rPr>
            </w:pPr>
            <w:del w:id="1195" w:author="Bermond Scoggins" w:date="2024-05-11T21:45:00Z">
              <w:r>
                <w:delText>Policy And Internet</w:delText>
              </w:r>
            </w:del>
          </w:p>
        </w:tc>
        <w:tc>
          <w:tcPr>
            <w:tcW w:w="0" w:type="auto"/>
          </w:tcPr>
          <w:p w14:paraId="6CEEC984" w14:textId="77777777" w:rsidR="00B0438F" w:rsidRDefault="00000000">
            <w:pPr>
              <w:pStyle w:val="Compact"/>
              <w:rPr>
                <w:del w:id="1196" w:author="Bermond Scoggins" w:date="2024-05-11T21:45:00Z"/>
              </w:rPr>
            </w:pPr>
            <w:del w:id="1197" w:author="Bermond Scoggins" w:date="2024-05-11T21:45:00Z">
              <w:r>
                <w:delText>PS</w:delText>
              </w:r>
            </w:del>
          </w:p>
        </w:tc>
        <w:tc>
          <w:tcPr>
            <w:tcW w:w="0" w:type="auto"/>
          </w:tcPr>
          <w:p w14:paraId="1FB5C6B7" w14:textId="77777777" w:rsidR="00B0438F" w:rsidRDefault="00000000">
            <w:pPr>
              <w:pStyle w:val="Compact"/>
              <w:rPr>
                <w:del w:id="1198" w:author="Bermond Scoggins" w:date="2024-05-11T21:45:00Z"/>
              </w:rPr>
            </w:pPr>
            <w:del w:id="1199" w:author="Bermond Scoggins" w:date="2024-05-11T21:45:00Z">
              <w:r>
                <w:delText>798</w:delText>
              </w:r>
            </w:del>
          </w:p>
        </w:tc>
        <w:tc>
          <w:tcPr>
            <w:tcW w:w="0" w:type="auto"/>
          </w:tcPr>
          <w:p w14:paraId="1B951467" w14:textId="77777777" w:rsidR="00B0438F" w:rsidRDefault="00000000">
            <w:pPr>
              <w:pStyle w:val="Compact"/>
              <w:rPr>
                <w:del w:id="1200" w:author="Bermond Scoggins" w:date="2024-05-11T21:45:00Z"/>
              </w:rPr>
            </w:pPr>
            <w:del w:id="1201" w:author="Bermond Scoggins" w:date="2024-05-11T21:45:00Z">
              <w:r>
                <w:delText>3.8</w:delText>
              </w:r>
            </w:del>
          </w:p>
        </w:tc>
        <w:tc>
          <w:tcPr>
            <w:tcW w:w="0" w:type="auto"/>
          </w:tcPr>
          <w:p w14:paraId="413C768E" w14:textId="77777777" w:rsidR="00B0438F" w:rsidRDefault="00000000">
            <w:pPr>
              <w:pStyle w:val="Compact"/>
              <w:rPr>
                <w:del w:id="1202" w:author="Bermond Scoggins" w:date="2024-05-11T21:45:00Z"/>
              </w:rPr>
            </w:pPr>
            <w:del w:id="1203" w:author="Bermond Scoggins" w:date="2024-05-11T21:45:00Z">
              <w:r>
                <w:delText>Q1</w:delText>
              </w:r>
            </w:del>
          </w:p>
        </w:tc>
      </w:tr>
      <w:tr w:rsidR="00B0438F" w14:paraId="423DC653" w14:textId="77777777">
        <w:trPr>
          <w:del w:id="1204" w:author="Bermond Scoggins" w:date="2024-05-11T21:45:00Z"/>
        </w:trPr>
        <w:tc>
          <w:tcPr>
            <w:tcW w:w="0" w:type="auto"/>
          </w:tcPr>
          <w:p w14:paraId="6B8FDAD2" w14:textId="77777777" w:rsidR="00B0438F" w:rsidRDefault="00000000">
            <w:pPr>
              <w:pStyle w:val="Compact"/>
              <w:rPr>
                <w:del w:id="1205" w:author="Bermond Scoggins" w:date="2024-05-11T21:45:00Z"/>
              </w:rPr>
            </w:pPr>
            <w:del w:id="1206" w:author="Bermond Scoggins" w:date="2024-05-11T21:45:00Z">
              <w:r>
                <w:delText>Political Science Research And Methods</w:delText>
              </w:r>
            </w:del>
          </w:p>
        </w:tc>
        <w:tc>
          <w:tcPr>
            <w:tcW w:w="0" w:type="auto"/>
          </w:tcPr>
          <w:p w14:paraId="08CAA074" w14:textId="77777777" w:rsidR="00B0438F" w:rsidRDefault="00000000">
            <w:pPr>
              <w:pStyle w:val="Compact"/>
              <w:rPr>
                <w:del w:id="1207" w:author="Bermond Scoggins" w:date="2024-05-11T21:45:00Z"/>
              </w:rPr>
            </w:pPr>
            <w:del w:id="1208" w:author="Bermond Scoggins" w:date="2024-05-11T21:45:00Z">
              <w:r>
                <w:delText>PS</w:delText>
              </w:r>
            </w:del>
          </w:p>
        </w:tc>
        <w:tc>
          <w:tcPr>
            <w:tcW w:w="0" w:type="auto"/>
          </w:tcPr>
          <w:p w14:paraId="607A46D9" w14:textId="77777777" w:rsidR="00B0438F" w:rsidRDefault="00000000">
            <w:pPr>
              <w:pStyle w:val="Compact"/>
              <w:rPr>
                <w:del w:id="1209" w:author="Bermond Scoggins" w:date="2024-05-11T21:45:00Z"/>
              </w:rPr>
            </w:pPr>
            <w:del w:id="1210" w:author="Bermond Scoggins" w:date="2024-05-11T21:45:00Z">
              <w:r>
                <w:delText>1,170</w:delText>
              </w:r>
            </w:del>
          </w:p>
        </w:tc>
        <w:tc>
          <w:tcPr>
            <w:tcW w:w="0" w:type="auto"/>
          </w:tcPr>
          <w:p w14:paraId="4DFCE253" w14:textId="77777777" w:rsidR="00B0438F" w:rsidRDefault="00000000">
            <w:pPr>
              <w:pStyle w:val="Compact"/>
              <w:rPr>
                <w:del w:id="1211" w:author="Bermond Scoggins" w:date="2024-05-11T21:45:00Z"/>
              </w:rPr>
            </w:pPr>
            <w:del w:id="1212" w:author="Bermond Scoggins" w:date="2024-05-11T21:45:00Z">
              <w:r>
                <w:delText>3.798</w:delText>
              </w:r>
            </w:del>
          </w:p>
        </w:tc>
        <w:tc>
          <w:tcPr>
            <w:tcW w:w="0" w:type="auto"/>
          </w:tcPr>
          <w:p w14:paraId="79836EC7" w14:textId="77777777" w:rsidR="00B0438F" w:rsidRDefault="00000000">
            <w:pPr>
              <w:pStyle w:val="Compact"/>
              <w:rPr>
                <w:del w:id="1213" w:author="Bermond Scoggins" w:date="2024-05-11T21:45:00Z"/>
              </w:rPr>
            </w:pPr>
            <w:del w:id="1214" w:author="Bermond Scoggins" w:date="2024-05-11T21:45:00Z">
              <w:r>
                <w:delText>Q1</w:delText>
              </w:r>
            </w:del>
          </w:p>
        </w:tc>
      </w:tr>
      <w:tr w:rsidR="00B0438F" w14:paraId="4364082B" w14:textId="77777777">
        <w:trPr>
          <w:del w:id="1215" w:author="Bermond Scoggins" w:date="2024-05-11T21:45:00Z"/>
        </w:trPr>
        <w:tc>
          <w:tcPr>
            <w:tcW w:w="0" w:type="auto"/>
          </w:tcPr>
          <w:p w14:paraId="56EE258F" w14:textId="77777777" w:rsidR="00B0438F" w:rsidRDefault="00000000">
            <w:pPr>
              <w:pStyle w:val="Compact"/>
              <w:rPr>
                <w:del w:id="1216" w:author="Bermond Scoggins" w:date="2024-05-11T21:45:00Z"/>
              </w:rPr>
            </w:pPr>
            <w:del w:id="1217" w:author="Bermond Scoggins" w:date="2024-05-11T21:45:00Z">
              <w:r>
                <w:delText>Perspectives On Politics</w:delText>
              </w:r>
            </w:del>
          </w:p>
        </w:tc>
        <w:tc>
          <w:tcPr>
            <w:tcW w:w="0" w:type="auto"/>
          </w:tcPr>
          <w:p w14:paraId="0923BCC3" w14:textId="77777777" w:rsidR="00B0438F" w:rsidRDefault="00000000">
            <w:pPr>
              <w:pStyle w:val="Compact"/>
              <w:rPr>
                <w:del w:id="1218" w:author="Bermond Scoggins" w:date="2024-05-11T21:45:00Z"/>
              </w:rPr>
            </w:pPr>
            <w:del w:id="1219" w:author="Bermond Scoggins" w:date="2024-05-11T21:45:00Z">
              <w:r>
                <w:delText>PS</w:delText>
              </w:r>
            </w:del>
          </w:p>
        </w:tc>
        <w:tc>
          <w:tcPr>
            <w:tcW w:w="0" w:type="auto"/>
          </w:tcPr>
          <w:p w14:paraId="3B0D4833" w14:textId="77777777" w:rsidR="00B0438F" w:rsidRDefault="00000000">
            <w:pPr>
              <w:pStyle w:val="Compact"/>
              <w:rPr>
                <w:del w:id="1220" w:author="Bermond Scoggins" w:date="2024-05-11T21:45:00Z"/>
              </w:rPr>
            </w:pPr>
            <w:del w:id="1221" w:author="Bermond Scoggins" w:date="2024-05-11T21:45:00Z">
              <w:r>
                <w:delText>3,444</w:delText>
              </w:r>
            </w:del>
          </w:p>
        </w:tc>
        <w:tc>
          <w:tcPr>
            <w:tcW w:w="0" w:type="auto"/>
          </w:tcPr>
          <w:p w14:paraId="0797B1AF" w14:textId="77777777" w:rsidR="00B0438F" w:rsidRDefault="00000000">
            <w:pPr>
              <w:pStyle w:val="Compact"/>
              <w:rPr>
                <w:del w:id="1222" w:author="Bermond Scoggins" w:date="2024-05-11T21:45:00Z"/>
              </w:rPr>
            </w:pPr>
            <w:del w:id="1223" w:author="Bermond Scoggins" w:date="2024-05-11T21:45:00Z">
              <w:r>
                <w:delText>3.776</w:delText>
              </w:r>
            </w:del>
          </w:p>
        </w:tc>
        <w:tc>
          <w:tcPr>
            <w:tcW w:w="0" w:type="auto"/>
          </w:tcPr>
          <w:p w14:paraId="6188424A" w14:textId="77777777" w:rsidR="00B0438F" w:rsidRDefault="00000000">
            <w:pPr>
              <w:pStyle w:val="Compact"/>
              <w:rPr>
                <w:del w:id="1224" w:author="Bermond Scoggins" w:date="2024-05-11T21:45:00Z"/>
              </w:rPr>
            </w:pPr>
            <w:del w:id="1225" w:author="Bermond Scoggins" w:date="2024-05-11T21:45:00Z">
              <w:r>
                <w:delText>Q1</w:delText>
              </w:r>
            </w:del>
          </w:p>
        </w:tc>
      </w:tr>
      <w:tr w:rsidR="00B0438F" w14:paraId="40434104" w14:textId="77777777">
        <w:trPr>
          <w:del w:id="1226" w:author="Bermond Scoggins" w:date="2024-05-11T21:45:00Z"/>
        </w:trPr>
        <w:tc>
          <w:tcPr>
            <w:tcW w:w="0" w:type="auto"/>
          </w:tcPr>
          <w:p w14:paraId="6F9A3A0D" w14:textId="77777777" w:rsidR="00B0438F" w:rsidRDefault="00000000">
            <w:pPr>
              <w:pStyle w:val="Compact"/>
              <w:rPr>
                <w:del w:id="1227" w:author="Bermond Scoggins" w:date="2024-05-11T21:45:00Z"/>
              </w:rPr>
            </w:pPr>
            <w:del w:id="1228" w:author="Bermond Scoggins" w:date="2024-05-11T21:45:00Z">
              <w:r>
                <w:delText>South European Society And Politics</w:delText>
              </w:r>
            </w:del>
          </w:p>
        </w:tc>
        <w:tc>
          <w:tcPr>
            <w:tcW w:w="0" w:type="auto"/>
          </w:tcPr>
          <w:p w14:paraId="0AB1FC29" w14:textId="77777777" w:rsidR="00B0438F" w:rsidRDefault="00000000">
            <w:pPr>
              <w:pStyle w:val="Compact"/>
              <w:rPr>
                <w:del w:id="1229" w:author="Bermond Scoggins" w:date="2024-05-11T21:45:00Z"/>
              </w:rPr>
            </w:pPr>
            <w:del w:id="1230" w:author="Bermond Scoggins" w:date="2024-05-11T21:45:00Z">
              <w:r>
                <w:delText>PS</w:delText>
              </w:r>
            </w:del>
          </w:p>
        </w:tc>
        <w:tc>
          <w:tcPr>
            <w:tcW w:w="0" w:type="auto"/>
          </w:tcPr>
          <w:p w14:paraId="692378E6" w14:textId="77777777" w:rsidR="00B0438F" w:rsidRDefault="00000000">
            <w:pPr>
              <w:pStyle w:val="Compact"/>
              <w:rPr>
                <w:del w:id="1231" w:author="Bermond Scoggins" w:date="2024-05-11T21:45:00Z"/>
              </w:rPr>
            </w:pPr>
            <w:del w:id="1232" w:author="Bermond Scoggins" w:date="2024-05-11T21:45:00Z">
              <w:r>
                <w:delText>1,160</w:delText>
              </w:r>
            </w:del>
          </w:p>
        </w:tc>
        <w:tc>
          <w:tcPr>
            <w:tcW w:w="0" w:type="auto"/>
          </w:tcPr>
          <w:p w14:paraId="10E1FEC0" w14:textId="77777777" w:rsidR="00B0438F" w:rsidRDefault="00000000">
            <w:pPr>
              <w:pStyle w:val="Compact"/>
              <w:rPr>
                <w:del w:id="1233" w:author="Bermond Scoggins" w:date="2024-05-11T21:45:00Z"/>
              </w:rPr>
            </w:pPr>
            <w:del w:id="1234" w:author="Bermond Scoggins" w:date="2024-05-11T21:45:00Z">
              <w:r>
                <w:delText>3.771</w:delText>
              </w:r>
            </w:del>
          </w:p>
        </w:tc>
        <w:tc>
          <w:tcPr>
            <w:tcW w:w="0" w:type="auto"/>
          </w:tcPr>
          <w:p w14:paraId="48F6D481" w14:textId="77777777" w:rsidR="00B0438F" w:rsidRDefault="00000000">
            <w:pPr>
              <w:pStyle w:val="Compact"/>
              <w:rPr>
                <w:del w:id="1235" w:author="Bermond Scoggins" w:date="2024-05-11T21:45:00Z"/>
              </w:rPr>
            </w:pPr>
            <w:del w:id="1236" w:author="Bermond Scoggins" w:date="2024-05-11T21:45:00Z">
              <w:r>
                <w:delText>Q1</w:delText>
              </w:r>
            </w:del>
          </w:p>
        </w:tc>
      </w:tr>
      <w:tr w:rsidR="00B0438F" w14:paraId="27949954" w14:textId="77777777">
        <w:trPr>
          <w:del w:id="1237" w:author="Bermond Scoggins" w:date="2024-05-11T21:45:00Z"/>
        </w:trPr>
        <w:tc>
          <w:tcPr>
            <w:tcW w:w="0" w:type="auto"/>
          </w:tcPr>
          <w:p w14:paraId="6F21FC5C" w14:textId="77777777" w:rsidR="00B0438F" w:rsidRDefault="00000000">
            <w:pPr>
              <w:pStyle w:val="Compact"/>
              <w:rPr>
                <w:del w:id="1238" w:author="Bermond Scoggins" w:date="2024-05-11T21:45:00Z"/>
              </w:rPr>
            </w:pPr>
            <w:del w:id="1239" w:author="Bermond Scoggins" w:date="2024-05-11T21:45:00Z">
              <w:r>
                <w:delText>Policy And Politics</w:delText>
              </w:r>
            </w:del>
          </w:p>
        </w:tc>
        <w:tc>
          <w:tcPr>
            <w:tcW w:w="0" w:type="auto"/>
          </w:tcPr>
          <w:p w14:paraId="05DB4153" w14:textId="77777777" w:rsidR="00B0438F" w:rsidRDefault="00000000">
            <w:pPr>
              <w:pStyle w:val="Compact"/>
              <w:rPr>
                <w:del w:id="1240" w:author="Bermond Scoggins" w:date="2024-05-11T21:45:00Z"/>
              </w:rPr>
            </w:pPr>
            <w:del w:id="1241" w:author="Bermond Scoggins" w:date="2024-05-11T21:45:00Z">
              <w:r>
                <w:delText>PS</w:delText>
              </w:r>
            </w:del>
          </w:p>
        </w:tc>
        <w:tc>
          <w:tcPr>
            <w:tcW w:w="0" w:type="auto"/>
          </w:tcPr>
          <w:p w14:paraId="4765AFD8" w14:textId="77777777" w:rsidR="00B0438F" w:rsidRDefault="00000000">
            <w:pPr>
              <w:pStyle w:val="Compact"/>
              <w:rPr>
                <w:del w:id="1242" w:author="Bermond Scoggins" w:date="2024-05-11T21:45:00Z"/>
              </w:rPr>
            </w:pPr>
            <w:del w:id="1243" w:author="Bermond Scoggins" w:date="2024-05-11T21:45:00Z">
              <w:r>
                <w:delText>1,653</w:delText>
              </w:r>
            </w:del>
          </w:p>
        </w:tc>
        <w:tc>
          <w:tcPr>
            <w:tcW w:w="0" w:type="auto"/>
          </w:tcPr>
          <w:p w14:paraId="2317CF22" w14:textId="77777777" w:rsidR="00B0438F" w:rsidRDefault="00000000">
            <w:pPr>
              <w:pStyle w:val="Compact"/>
              <w:rPr>
                <w:del w:id="1244" w:author="Bermond Scoggins" w:date="2024-05-11T21:45:00Z"/>
              </w:rPr>
            </w:pPr>
            <w:del w:id="1245" w:author="Bermond Scoggins" w:date="2024-05-11T21:45:00Z">
              <w:r>
                <w:delText>3.75</w:delText>
              </w:r>
            </w:del>
          </w:p>
        </w:tc>
        <w:tc>
          <w:tcPr>
            <w:tcW w:w="0" w:type="auto"/>
          </w:tcPr>
          <w:p w14:paraId="637200C6" w14:textId="77777777" w:rsidR="00B0438F" w:rsidRDefault="00000000">
            <w:pPr>
              <w:pStyle w:val="Compact"/>
              <w:rPr>
                <w:del w:id="1246" w:author="Bermond Scoggins" w:date="2024-05-11T21:45:00Z"/>
              </w:rPr>
            </w:pPr>
            <w:del w:id="1247" w:author="Bermond Scoggins" w:date="2024-05-11T21:45:00Z">
              <w:r>
                <w:delText>Q1</w:delText>
              </w:r>
            </w:del>
          </w:p>
        </w:tc>
      </w:tr>
      <w:tr w:rsidR="00B0438F" w14:paraId="2D8510CC" w14:textId="77777777">
        <w:trPr>
          <w:del w:id="1248" w:author="Bermond Scoggins" w:date="2024-05-11T21:45:00Z"/>
        </w:trPr>
        <w:tc>
          <w:tcPr>
            <w:tcW w:w="0" w:type="auto"/>
          </w:tcPr>
          <w:p w14:paraId="0ACAE67D" w14:textId="77777777" w:rsidR="00B0438F" w:rsidRDefault="00000000">
            <w:pPr>
              <w:pStyle w:val="Compact"/>
              <w:rPr>
                <w:del w:id="1249" w:author="Bermond Scoggins" w:date="2024-05-11T21:45:00Z"/>
              </w:rPr>
            </w:pPr>
            <w:del w:id="1250" w:author="Bermond Scoggins" w:date="2024-05-11T21:45:00Z">
              <w:r>
                <w:delText>Public Administration</w:delText>
              </w:r>
            </w:del>
          </w:p>
        </w:tc>
        <w:tc>
          <w:tcPr>
            <w:tcW w:w="0" w:type="auto"/>
          </w:tcPr>
          <w:p w14:paraId="24F8FB04" w14:textId="77777777" w:rsidR="00B0438F" w:rsidRDefault="00000000">
            <w:pPr>
              <w:pStyle w:val="Compact"/>
              <w:rPr>
                <w:del w:id="1251" w:author="Bermond Scoggins" w:date="2024-05-11T21:45:00Z"/>
              </w:rPr>
            </w:pPr>
            <w:del w:id="1252" w:author="Bermond Scoggins" w:date="2024-05-11T21:45:00Z">
              <w:r>
                <w:delText>PS</w:delText>
              </w:r>
            </w:del>
          </w:p>
        </w:tc>
        <w:tc>
          <w:tcPr>
            <w:tcW w:w="0" w:type="auto"/>
          </w:tcPr>
          <w:p w14:paraId="7EC2855E" w14:textId="77777777" w:rsidR="00B0438F" w:rsidRDefault="00000000">
            <w:pPr>
              <w:pStyle w:val="Compact"/>
              <w:rPr>
                <w:del w:id="1253" w:author="Bermond Scoggins" w:date="2024-05-11T21:45:00Z"/>
              </w:rPr>
            </w:pPr>
            <w:del w:id="1254" w:author="Bermond Scoggins" w:date="2024-05-11T21:45:00Z">
              <w:r>
                <w:delText>5,750</w:delText>
              </w:r>
            </w:del>
          </w:p>
        </w:tc>
        <w:tc>
          <w:tcPr>
            <w:tcW w:w="0" w:type="auto"/>
          </w:tcPr>
          <w:p w14:paraId="07835AD7" w14:textId="77777777" w:rsidR="00B0438F" w:rsidRDefault="00000000">
            <w:pPr>
              <w:pStyle w:val="Compact"/>
              <w:rPr>
                <w:del w:id="1255" w:author="Bermond Scoggins" w:date="2024-05-11T21:45:00Z"/>
              </w:rPr>
            </w:pPr>
            <w:del w:id="1256" w:author="Bermond Scoggins" w:date="2024-05-11T21:45:00Z">
              <w:r>
                <w:delText>3.72</w:delText>
              </w:r>
            </w:del>
          </w:p>
        </w:tc>
        <w:tc>
          <w:tcPr>
            <w:tcW w:w="0" w:type="auto"/>
          </w:tcPr>
          <w:p w14:paraId="5540AEF7" w14:textId="77777777" w:rsidR="00B0438F" w:rsidRDefault="00000000">
            <w:pPr>
              <w:pStyle w:val="Compact"/>
              <w:rPr>
                <w:del w:id="1257" w:author="Bermond Scoggins" w:date="2024-05-11T21:45:00Z"/>
              </w:rPr>
            </w:pPr>
            <w:del w:id="1258" w:author="Bermond Scoggins" w:date="2024-05-11T21:45:00Z">
              <w:r>
                <w:delText>Q1</w:delText>
              </w:r>
            </w:del>
          </w:p>
        </w:tc>
      </w:tr>
      <w:tr w:rsidR="00B0438F" w14:paraId="7692CBC9" w14:textId="77777777">
        <w:trPr>
          <w:del w:id="1259" w:author="Bermond Scoggins" w:date="2024-05-11T21:45:00Z"/>
        </w:trPr>
        <w:tc>
          <w:tcPr>
            <w:tcW w:w="0" w:type="auto"/>
          </w:tcPr>
          <w:p w14:paraId="64E23E7E" w14:textId="77777777" w:rsidR="00B0438F" w:rsidRDefault="00000000">
            <w:pPr>
              <w:pStyle w:val="Compact"/>
              <w:rPr>
                <w:del w:id="1260" w:author="Bermond Scoggins" w:date="2024-05-11T21:45:00Z"/>
              </w:rPr>
            </w:pPr>
            <w:del w:id="1261" w:author="Bermond Scoggins" w:date="2024-05-11T21:45:00Z">
              <w:r>
                <w:delText>International Political Sociology</w:delText>
              </w:r>
            </w:del>
          </w:p>
        </w:tc>
        <w:tc>
          <w:tcPr>
            <w:tcW w:w="0" w:type="auto"/>
          </w:tcPr>
          <w:p w14:paraId="5684668D" w14:textId="77777777" w:rsidR="00B0438F" w:rsidRDefault="00000000">
            <w:pPr>
              <w:pStyle w:val="Compact"/>
              <w:rPr>
                <w:del w:id="1262" w:author="Bermond Scoggins" w:date="2024-05-11T21:45:00Z"/>
              </w:rPr>
            </w:pPr>
            <w:del w:id="1263" w:author="Bermond Scoggins" w:date="2024-05-11T21:45:00Z">
              <w:r>
                <w:delText>PS</w:delText>
              </w:r>
            </w:del>
          </w:p>
        </w:tc>
        <w:tc>
          <w:tcPr>
            <w:tcW w:w="0" w:type="auto"/>
          </w:tcPr>
          <w:p w14:paraId="305F15F3" w14:textId="77777777" w:rsidR="00B0438F" w:rsidRDefault="00000000">
            <w:pPr>
              <w:pStyle w:val="Compact"/>
              <w:rPr>
                <w:del w:id="1264" w:author="Bermond Scoggins" w:date="2024-05-11T21:45:00Z"/>
              </w:rPr>
            </w:pPr>
            <w:del w:id="1265" w:author="Bermond Scoggins" w:date="2024-05-11T21:45:00Z">
              <w:r>
                <w:delText>1,234</w:delText>
              </w:r>
            </w:del>
          </w:p>
        </w:tc>
        <w:tc>
          <w:tcPr>
            <w:tcW w:w="0" w:type="auto"/>
          </w:tcPr>
          <w:p w14:paraId="4AD9E63D" w14:textId="77777777" w:rsidR="00B0438F" w:rsidRDefault="00000000">
            <w:pPr>
              <w:pStyle w:val="Compact"/>
              <w:rPr>
                <w:del w:id="1266" w:author="Bermond Scoggins" w:date="2024-05-11T21:45:00Z"/>
              </w:rPr>
            </w:pPr>
            <w:del w:id="1267" w:author="Bermond Scoggins" w:date="2024-05-11T21:45:00Z">
              <w:r>
                <w:delText>3.673</w:delText>
              </w:r>
            </w:del>
          </w:p>
        </w:tc>
        <w:tc>
          <w:tcPr>
            <w:tcW w:w="0" w:type="auto"/>
          </w:tcPr>
          <w:p w14:paraId="24629FA2" w14:textId="77777777" w:rsidR="00B0438F" w:rsidRDefault="00000000">
            <w:pPr>
              <w:pStyle w:val="Compact"/>
              <w:rPr>
                <w:del w:id="1268" w:author="Bermond Scoggins" w:date="2024-05-11T21:45:00Z"/>
              </w:rPr>
            </w:pPr>
            <w:del w:id="1269" w:author="Bermond Scoggins" w:date="2024-05-11T21:45:00Z">
              <w:r>
                <w:delText>Q1</w:delText>
              </w:r>
            </w:del>
          </w:p>
        </w:tc>
      </w:tr>
      <w:tr w:rsidR="00B0438F" w14:paraId="1B31CAD5" w14:textId="77777777">
        <w:trPr>
          <w:del w:id="1270" w:author="Bermond Scoggins" w:date="2024-05-11T21:45:00Z"/>
        </w:trPr>
        <w:tc>
          <w:tcPr>
            <w:tcW w:w="0" w:type="auto"/>
          </w:tcPr>
          <w:p w14:paraId="78A0D839" w14:textId="77777777" w:rsidR="00B0438F" w:rsidRDefault="00000000">
            <w:pPr>
              <w:pStyle w:val="Compact"/>
              <w:rPr>
                <w:del w:id="1271" w:author="Bermond Scoggins" w:date="2024-05-11T21:45:00Z"/>
              </w:rPr>
            </w:pPr>
            <w:del w:id="1272" w:author="Bermond Scoggins" w:date="2024-05-11T21:45:00Z">
              <w:r>
                <w:delText>Political Geography</w:delText>
              </w:r>
            </w:del>
          </w:p>
        </w:tc>
        <w:tc>
          <w:tcPr>
            <w:tcW w:w="0" w:type="auto"/>
          </w:tcPr>
          <w:p w14:paraId="4D940CCD" w14:textId="77777777" w:rsidR="00B0438F" w:rsidRDefault="00000000">
            <w:pPr>
              <w:pStyle w:val="Compact"/>
              <w:rPr>
                <w:del w:id="1273" w:author="Bermond Scoggins" w:date="2024-05-11T21:45:00Z"/>
              </w:rPr>
            </w:pPr>
            <w:del w:id="1274" w:author="Bermond Scoggins" w:date="2024-05-11T21:45:00Z">
              <w:r>
                <w:delText>PS</w:delText>
              </w:r>
            </w:del>
          </w:p>
        </w:tc>
        <w:tc>
          <w:tcPr>
            <w:tcW w:w="0" w:type="auto"/>
          </w:tcPr>
          <w:p w14:paraId="43BBE552" w14:textId="77777777" w:rsidR="00B0438F" w:rsidRDefault="00000000">
            <w:pPr>
              <w:pStyle w:val="Compact"/>
              <w:rPr>
                <w:del w:id="1275" w:author="Bermond Scoggins" w:date="2024-05-11T21:45:00Z"/>
              </w:rPr>
            </w:pPr>
            <w:del w:id="1276" w:author="Bermond Scoggins" w:date="2024-05-11T21:45:00Z">
              <w:r>
                <w:delText>5,342</w:delText>
              </w:r>
            </w:del>
          </w:p>
        </w:tc>
        <w:tc>
          <w:tcPr>
            <w:tcW w:w="0" w:type="auto"/>
          </w:tcPr>
          <w:p w14:paraId="1A595442" w14:textId="77777777" w:rsidR="00B0438F" w:rsidRDefault="00000000">
            <w:pPr>
              <w:pStyle w:val="Compact"/>
              <w:rPr>
                <w:del w:id="1277" w:author="Bermond Scoggins" w:date="2024-05-11T21:45:00Z"/>
              </w:rPr>
            </w:pPr>
            <w:del w:id="1278" w:author="Bermond Scoggins" w:date="2024-05-11T21:45:00Z">
              <w:r>
                <w:delText>3.66</w:delText>
              </w:r>
            </w:del>
          </w:p>
        </w:tc>
        <w:tc>
          <w:tcPr>
            <w:tcW w:w="0" w:type="auto"/>
          </w:tcPr>
          <w:p w14:paraId="700216CE" w14:textId="77777777" w:rsidR="00B0438F" w:rsidRDefault="00000000">
            <w:pPr>
              <w:pStyle w:val="Compact"/>
              <w:rPr>
                <w:del w:id="1279" w:author="Bermond Scoggins" w:date="2024-05-11T21:45:00Z"/>
              </w:rPr>
            </w:pPr>
            <w:del w:id="1280" w:author="Bermond Scoggins" w:date="2024-05-11T21:45:00Z">
              <w:r>
                <w:delText>Q1</w:delText>
              </w:r>
            </w:del>
          </w:p>
        </w:tc>
      </w:tr>
      <w:tr w:rsidR="00B0438F" w14:paraId="3F0FC295" w14:textId="77777777">
        <w:trPr>
          <w:del w:id="1281" w:author="Bermond Scoggins" w:date="2024-05-11T21:45:00Z"/>
        </w:trPr>
        <w:tc>
          <w:tcPr>
            <w:tcW w:w="0" w:type="auto"/>
          </w:tcPr>
          <w:p w14:paraId="603F19BB" w14:textId="77777777" w:rsidR="00B0438F" w:rsidRDefault="00000000">
            <w:pPr>
              <w:pStyle w:val="Compact"/>
              <w:rPr>
                <w:del w:id="1282" w:author="Bermond Scoggins" w:date="2024-05-11T21:45:00Z"/>
              </w:rPr>
            </w:pPr>
            <w:del w:id="1283" w:author="Bermond Scoggins" w:date="2024-05-11T21:45:00Z">
              <w:r>
                <w:delText>Chinese Journal Of International Politics</w:delText>
              </w:r>
            </w:del>
          </w:p>
        </w:tc>
        <w:tc>
          <w:tcPr>
            <w:tcW w:w="0" w:type="auto"/>
          </w:tcPr>
          <w:p w14:paraId="6FCAF84B" w14:textId="77777777" w:rsidR="00B0438F" w:rsidRDefault="00000000">
            <w:pPr>
              <w:pStyle w:val="Compact"/>
              <w:rPr>
                <w:del w:id="1284" w:author="Bermond Scoggins" w:date="2024-05-11T21:45:00Z"/>
              </w:rPr>
            </w:pPr>
            <w:del w:id="1285" w:author="Bermond Scoggins" w:date="2024-05-11T21:45:00Z">
              <w:r>
                <w:delText>IR</w:delText>
              </w:r>
            </w:del>
          </w:p>
        </w:tc>
        <w:tc>
          <w:tcPr>
            <w:tcW w:w="0" w:type="auto"/>
          </w:tcPr>
          <w:p w14:paraId="58A43B86" w14:textId="77777777" w:rsidR="00B0438F" w:rsidRDefault="00000000">
            <w:pPr>
              <w:pStyle w:val="Compact"/>
              <w:rPr>
                <w:del w:id="1286" w:author="Bermond Scoggins" w:date="2024-05-11T21:45:00Z"/>
              </w:rPr>
            </w:pPr>
            <w:del w:id="1287" w:author="Bermond Scoggins" w:date="2024-05-11T21:45:00Z">
              <w:r>
                <w:delText>623</w:delText>
              </w:r>
            </w:del>
          </w:p>
        </w:tc>
        <w:tc>
          <w:tcPr>
            <w:tcW w:w="0" w:type="auto"/>
          </w:tcPr>
          <w:p w14:paraId="2F8C5B46" w14:textId="77777777" w:rsidR="00B0438F" w:rsidRDefault="00000000">
            <w:pPr>
              <w:pStyle w:val="Compact"/>
              <w:rPr>
                <w:del w:id="1288" w:author="Bermond Scoggins" w:date="2024-05-11T21:45:00Z"/>
              </w:rPr>
            </w:pPr>
            <w:del w:id="1289" w:author="Bermond Scoggins" w:date="2024-05-11T21:45:00Z">
              <w:r>
                <w:delText>3.649</w:delText>
              </w:r>
            </w:del>
          </w:p>
        </w:tc>
        <w:tc>
          <w:tcPr>
            <w:tcW w:w="0" w:type="auto"/>
          </w:tcPr>
          <w:p w14:paraId="36964CDE" w14:textId="77777777" w:rsidR="00B0438F" w:rsidRDefault="00000000">
            <w:pPr>
              <w:pStyle w:val="Compact"/>
              <w:rPr>
                <w:del w:id="1290" w:author="Bermond Scoggins" w:date="2024-05-11T21:45:00Z"/>
              </w:rPr>
            </w:pPr>
            <w:del w:id="1291" w:author="Bermond Scoggins" w:date="2024-05-11T21:45:00Z">
              <w:r>
                <w:delText>Q1</w:delText>
              </w:r>
            </w:del>
          </w:p>
        </w:tc>
      </w:tr>
      <w:tr w:rsidR="00B0438F" w14:paraId="0793DF24" w14:textId="77777777">
        <w:trPr>
          <w:del w:id="1292" w:author="Bermond Scoggins" w:date="2024-05-11T21:45:00Z"/>
        </w:trPr>
        <w:tc>
          <w:tcPr>
            <w:tcW w:w="0" w:type="auto"/>
          </w:tcPr>
          <w:p w14:paraId="5AA8911D" w14:textId="77777777" w:rsidR="00B0438F" w:rsidRDefault="00000000">
            <w:pPr>
              <w:pStyle w:val="Compact"/>
              <w:rPr>
                <w:del w:id="1293" w:author="Bermond Scoggins" w:date="2024-05-11T21:45:00Z"/>
              </w:rPr>
            </w:pPr>
            <w:del w:id="1294" w:author="Bermond Scoggins" w:date="2024-05-11T21:45:00Z">
              <w:r>
                <w:delText>Cooperation And Conflict</w:delText>
              </w:r>
            </w:del>
          </w:p>
        </w:tc>
        <w:tc>
          <w:tcPr>
            <w:tcW w:w="0" w:type="auto"/>
          </w:tcPr>
          <w:p w14:paraId="0FD3EE37" w14:textId="77777777" w:rsidR="00B0438F" w:rsidRDefault="00000000">
            <w:pPr>
              <w:pStyle w:val="Compact"/>
              <w:rPr>
                <w:del w:id="1295" w:author="Bermond Scoggins" w:date="2024-05-11T21:45:00Z"/>
              </w:rPr>
            </w:pPr>
            <w:del w:id="1296" w:author="Bermond Scoggins" w:date="2024-05-11T21:45:00Z">
              <w:r>
                <w:delText>PS</w:delText>
              </w:r>
            </w:del>
          </w:p>
        </w:tc>
        <w:tc>
          <w:tcPr>
            <w:tcW w:w="0" w:type="auto"/>
          </w:tcPr>
          <w:p w14:paraId="50665DF1" w14:textId="77777777" w:rsidR="00B0438F" w:rsidRDefault="00000000">
            <w:pPr>
              <w:pStyle w:val="Compact"/>
              <w:rPr>
                <w:del w:id="1297" w:author="Bermond Scoggins" w:date="2024-05-11T21:45:00Z"/>
              </w:rPr>
            </w:pPr>
            <w:del w:id="1298" w:author="Bermond Scoggins" w:date="2024-05-11T21:45:00Z">
              <w:r>
                <w:delText>1,141</w:delText>
              </w:r>
            </w:del>
          </w:p>
        </w:tc>
        <w:tc>
          <w:tcPr>
            <w:tcW w:w="0" w:type="auto"/>
          </w:tcPr>
          <w:p w14:paraId="022EB59B" w14:textId="77777777" w:rsidR="00B0438F" w:rsidRDefault="00000000">
            <w:pPr>
              <w:pStyle w:val="Compact"/>
              <w:rPr>
                <w:del w:id="1299" w:author="Bermond Scoggins" w:date="2024-05-11T21:45:00Z"/>
              </w:rPr>
            </w:pPr>
            <w:del w:id="1300" w:author="Bermond Scoggins" w:date="2024-05-11T21:45:00Z">
              <w:r>
                <w:delText>3.579</w:delText>
              </w:r>
            </w:del>
          </w:p>
        </w:tc>
        <w:tc>
          <w:tcPr>
            <w:tcW w:w="0" w:type="auto"/>
          </w:tcPr>
          <w:p w14:paraId="54F9A09F" w14:textId="77777777" w:rsidR="00B0438F" w:rsidRDefault="00000000">
            <w:pPr>
              <w:pStyle w:val="Compact"/>
              <w:rPr>
                <w:del w:id="1301" w:author="Bermond Scoggins" w:date="2024-05-11T21:45:00Z"/>
              </w:rPr>
            </w:pPr>
            <w:del w:id="1302" w:author="Bermond Scoggins" w:date="2024-05-11T21:45:00Z">
              <w:r>
                <w:delText>Q1</w:delText>
              </w:r>
            </w:del>
          </w:p>
        </w:tc>
      </w:tr>
      <w:tr w:rsidR="00B0438F" w14:paraId="5CEB1CB4" w14:textId="77777777">
        <w:trPr>
          <w:del w:id="1303" w:author="Bermond Scoggins" w:date="2024-05-11T21:45:00Z"/>
        </w:trPr>
        <w:tc>
          <w:tcPr>
            <w:tcW w:w="0" w:type="auto"/>
          </w:tcPr>
          <w:p w14:paraId="4EE4175B" w14:textId="77777777" w:rsidR="00B0438F" w:rsidRDefault="00000000">
            <w:pPr>
              <w:pStyle w:val="Compact"/>
              <w:rPr>
                <w:del w:id="1304" w:author="Bermond Scoggins" w:date="2024-05-11T21:45:00Z"/>
              </w:rPr>
            </w:pPr>
            <w:del w:id="1305" w:author="Bermond Scoggins" w:date="2024-05-11T21:45:00Z">
              <w:r>
                <w:delText>Journal Of Conflict Resolution</w:delText>
              </w:r>
            </w:del>
          </w:p>
        </w:tc>
        <w:tc>
          <w:tcPr>
            <w:tcW w:w="0" w:type="auto"/>
          </w:tcPr>
          <w:p w14:paraId="1F60EF81" w14:textId="77777777" w:rsidR="00B0438F" w:rsidRDefault="00000000">
            <w:pPr>
              <w:pStyle w:val="Compact"/>
              <w:rPr>
                <w:del w:id="1306" w:author="Bermond Scoggins" w:date="2024-05-11T21:45:00Z"/>
              </w:rPr>
            </w:pPr>
            <w:del w:id="1307" w:author="Bermond Scoggins" w:date="2024-05-11T21:45:00Z">
              <w:r>
                <w:delText>PS</w:delText>
              </w:r>
            </w:del>
          </w:p>
        </w:tc>
        <w:tc>
          <w:tcPr>
            <w:tcW w:w="0" w:type="auto"/>
          </w:tcPr>
          <w:p w14:paraId="64D0DB7D" w14:textId="77777777" w:rsidR="00B0438F" w:rsidRDefault="00000000">
            <w:pPr>
              <w:pStyle w:val="Compact"/>
              <w:rPr>
                <w:del w:id="1308" w:author="Bermond Scoggins" w:date="2024-05-11T21:45:00Z"/>
              </w:rPr>
            </w:pPr>
            <w:del w:id="1309" w:author="Bermond Scoggins" w:date="2024-05-11T21:45:00Z">
              <w:r>
                <w:delText>6,921</w:delText>
              </w:r>
            </w:del>
          </w:p>
        </w:tc>
        <w:tc>
          <w:tcPr>
            <w:tcW w:w="0" w:type="auto"/>
          </w:tcPr>
          <w:p w14:paraId="3B812A05" w14:textId="77777777" w:rsidR="00B0438F" w:rsidRDefault="00000000">
            <w:pPr>
              <w:pStyle w:val="Compact"/>
              <w:rPr>
                <w:del w:id="1310" w:author="Bermond Scoggins" w:date="2024-05-11T21:45:00Z"/>
              </w:rPr>
            </w:pPr>
            <w:del w:id="1311" w:author="Bermond Scoggins" w:date="2024-05-11T21:45:00Z">
              <w:r>
                <w:delText>3.53</w:delText>
              </w:r>
            </w:del>
          </w:p>
        </w:tc>
        <w:tc>
          <w:tcPr>
            <w:tcW w:w="0" w:type="auto"/>
          </w:tcPr>
          <w:p w14:paraId="6535D2F6" w14:textId="77777777" w:rsidR="00B0438F" w:rsidRDefault="00000000">
            <w:pPr>
              <w:pStyle w:val="Compact"/>
              <w:rPr>
                <w:del w:id="1312" w:author="Bermond Scoggins" w:date="2024-05-11T21:45:00Z"/>
              </w:rPr>
            </w:pPr>
            <w:del w:id="1313" w:author="Bermond Scoggins" w:date="2024-05-11T21:45:00Z">
              <w:r>
                <w:delText>Q1</w:delText>
              </w:r>
            </w:del>
          </w:p>
        </w:tc>
      </w:tr>
      <w:tr w:rsidR="00B0438F" w14:paraId="7F09AF1B" w14:textId="77777777">
        <w:trPr>
          <w:del w:id="1314" w:author="Bermond Scoggins" w:date="2024-05-11T21:45:00Z"/>
        </w:trPr>
        <w:tc>
          <w:tcPr>
            <w:tcW w:w="0" w:type="auto"/>
          </w:tcPr>
          <w:p w14:paraId="42B91077" w14:textId="77777777" w:rsidR="00B0438F" w:rsidRDefault="00000000">
            <w:pPr>
              <w:pStyle w:val="Compact"/>
              <w:rPr>
                <w:del w:id="1315" w:author="Bermond Scoggins" w:date="2024-05-11T21:45:00Z"/>
              </w:rPr>
            </w:pPr>
            <w:del w:id="1316" w:author="Bermond Scoggins" w:date="2024-05-11T21:45:00Z">
              <w:r>
                <w:delText>Security Dialogue</w:delText>
              </w:r>
            </w:del>
          </w:p>
        </w:tc>
        <w:tc>
          <w:tcPr>
            <w:tcW w:w="0" w:type="auto"/>
          </w:tcPr>
          <w:p w14:paraId="50B96E5C" w14:textId="77777777" w:rsidR="00B0438F" w:rsidRDefault="00000000">
            <w:pPr>
              <w:pStyle w:val="Compact"/>
              <w:rPr>
                <w:del w:id="1317" w:author="Bermond Scoggins" w:date="2024-05-11T21:45:00Z"/>
              </w:rPr>
            </w:pPr>
            <w:del w:id="1318" w:author="Bermond Scoggins" w:date="2024-05-11T21:45:00Z">
              <w:r>
                <w:delText>IR</w:delText>
              </w:r>
            </w:del>
          </w:p>
        </w:tc>
        <w:tc>
          <w:tcPr>
            <w:tcW w:w="0" w:type="auto"/>
          </w:tcPr>
          <w:p w14:paraId="74CBA40C" w14:textId="77777777" w:rsidR="00B0438F" w:rsidRDefault="00000000">
            <w:pPr>
              <w:pStyle w:val="Compact"/>
              <w:rPr>
                <w:del w:id="1319" w:author="Bermond Scoggins" w:date="2024-05-11T21:45:00Z"/>
              </w:rPr>
            </w:pPr>
            <w:del w:id="1320" w:author="Bermond Scoggins" w:date="2024-05-11T21:45:00Z">
              <w:r>
                <w:delText>2,282</w:delText>
              </w:r>
            </w:del>
          </w:p>
        </w:tc>
        <w:tc>
          <w:tcPr>
            <w:tcW w:w="0" w:type="auto"/>
          </w:tcPr>
          <w:p w14:paraId="43615E64" w14:textId="77777777" w:rsidR="00B0438F" w:rsidRDefault="00000000">
            <w:pPr>
              <w:pStyle w:val="Compact"/>
              <w:rPr>
                <w:del w:id="1321" w:author="Bermond Scoggins" w:date="2024-05-11T21:45:00Z"/>
              </w:rPr>
            </w:pPr>
            <w:del w:id="1322" w:author="Bermond Scoggins" w:date="2024-05-11T21:45:00Z">
              <w:r>
                <w:delText>3.459</w:delText>
              </w:r>
            </w:del>
          </w:p>
        </w:tc>
        <w:tc>
          <w:tcPr>
            <w:tcW w:w="0" w:type="auto"/>
          </w:tcPr>
          <w:p w14:paraId="096EE9BD" w14:textId="77777777" w:rsidR="00B0438F" w:rsidRDefault="00000000">
            <w:pPr>
              <w:pStyle w:val="Compact"/>
              <w:rPr>
                <w:del w:id="1323" w:author="Bermond Scoggins" w:date="2024-05-11T21:45:00Z"/>
              </w:rPr>
            </w:pPr>
            <w:del w:id="1324" w:author="Bermond Scoggins" w:date="2024-05-11T21:45:00Z">
              <w:r>
                <w:delText>Q1</w:delText>
              </w:r>
            </w:del>
          </w:p>
        </w:tc>
      </w:tr>
      <w:tr w:rsidR="00B0438F" w14:paraId="3DECCE38" w14:textId="77777777">
        <w:trPr>
          <w:del w:id="1325" w:author="Bermond Scoggins" w:date="2024-05-11T21:45:00Z"/>
        </w:trPr>
        <w:tc>
          <w:tcPr>
            <w:tcW w:w="0" w:type="auto"/>
          </w:tcPr>
          <w:p w14:paraId="318F8889" w14:textId="77777777" w:rsidR="00B0438F" w:rsidRDefault="00000000">
            <w:pPr>
              <w:pStyle w:val="Compact"/>
              <w:rPr>
                <w:del w:id="1326" w:author="Bermond Scoggins" w:date="2024-05-11T21:45:00Z"/>
              </w:rPr>
            </w:pPr>
            <w:del w:id="1327" w:author="Bermond Scoggins" w:date="2024-05-11T21:45:00Z">
              <w:r>
                <w:delText>Journal Of Politics</w:delText>
              </w:r>
            </w:del>
          </w:p>
        </w:tc>
        <w:tc>
          <w:tcPr>
            <w:tcW w:w="0" w:type="auto"/>
          </w:tcPr>
          <w:p w14:paraId="6A75AEA2" w14:textId="77777777" w:rsidR="00B0438F" w:rsidRDefault="00000000">
            <w:pPr>
              <w:pStyle w:val="Compact"/>
              <w:rPr>
                <w:del w:id="1328" w:author="Bermond Scoggins" w:date="2024-05-11T21:45:00Z"/>
              </w:rPr>
            </w:pPr>
            <w:del w:id="1329" w:author="Bermond Scoggins" w:date="2024-05-11T21:45:00Z">
              <w:r>
                <w:delText>PS</w:delText>
              </w:r>
            </w:del>
          </w:p>
        </w:tc>
        <w:tc>
          <w:tcPr>
            <w:tcW w:w="0" w:type="auto"/>
          </w:tcPr>
          <w:p w14:paraId="3FB965E7" w14:textId="77777777" w:rsidR="00B0438F" w:rsidRDefault="00000000">
            <w:pPr>
              <w:pStyle w:val="Compact"/>
              <w:rPr>
                <w:del w:id="1330" w:author="Bermond Scoggins" w:date="2024-05-11T21:45:00Z"/>
              </w:rPr>
            </w:pPr>
            <w:del w:id="1331" w:author="Bermond Scoggins" w:date="2024-05-11T21:45:00Z">
              <w:r>
                <w:delText>11,991</w:delText>
              </w:r>
            </w:del>
          </w:p>
        </w:tc>
        <w:tc>
          <w:tcPr>
            <w:tcW w:w="0" w:type="auto"/>
          </w:tcPr>
          <w:p w14:paraId="46871BB8" w14:textId="77777777" w:rsidR="00B0438F" w:rsidRDefault="00000000">
            <w:pPr>
              <w:pStyle w:val="Compact"/>
              <w:rPr>
                <w:del w:id="1332" w:author="Bermond Scoggins" w:date="2024-05-11T21:45:00Z"/>
              </w:rPr>
            </w:pPr>
            <w:del w:id="1333" w:author="Bermond Scoggins" w:date="2024-05-11T21:45:00Z">
              <w:r>
                <w:delText>3.458</w:delText>
              </w:r>
            </w:del>
          </w:p>
        </w:tc>
        <w:tc>
          <w:tcPr>
            <w:tcW w:w="0" w:type="auto"/>
          </w:tcPr>
          <w:p w14:paraId="483F42A7" w14:textId="77777777" w:rsidR="00B0438F" w:rsidRDefault="00000000">
            <w:pPr>
              <w:pStyle w:val="Compact"/>
              <w:rPr>
                <w:del w:id="1334" w:author="Bermond Scoggins" w:date="2024-05-11T21:45:00Z"/>
              </w:rPr>
            </w:pPr>
            <w:del w:id="1335" w:author="Bermond Scoggins" w:date="2024-05-11T21:45:00Z">
              <w:r>
                <w:delText>Q1</w:delText>
              </w:r>
            </w:del>
          </w:p>
        </w:tc>
      </w:tr>
      <w:tr w:rsidR="00B0438F" w14:paraId="6DBCE59C" w14:textId="77777777">
        <w:trPr>
          <w:del w:id="1336" w:author="Bermond Scoggins" w:date="2024-05-11T21:45:00Z"/>
        </w:trPr>
        <w:tc>
          <w:tcPr>
            <w:tcW w:w="0" w:type="auto"/>
          </w:tcPr>
          <w:p w14:paraId="40B0141C" w14:textId="77777777" w:rsidR="00B0438F" w:rsidRDefault="00000000">
            <w:pPr>
              <w:pStyle w:val="Compact"/>
              <w:rPr>
                <w:del w:id="1337" w:author="Bermond Scoggins" w:date="2024-05-11T21:45:00Z"/>
              </w:rPr>
            </w:pPr>
            <w:del w:id="1338" w:author="Bermond Scoggins" w:date="2024-05-11T21:45:00Z">
              <w:r>
                <w:delText>World Politics</w:delText>
              </w:r>
            </w:del>
          </w:p>
        </w:tc>
        <w:tc>
          <w:tcPr>
            <w:tcW w:w="0" w:type="auto"/>
          </w:tcPr>
          <w:p w14:paraId="3E0040E0" w14:textId="77777777" w:rsidR="00B0438F" w:rsidRDefault="00000000">
            <w:pPr>
              <w:pStyle w:val="Compact"/>
              <w:rPr>
                <w:del w:id="1339" w:author="Bermond Scoggins" w:date="2024-05-11T21:45:00Z"/>
              </w:rPr>
            </w:pPr>
            <w:del w:id="1340" w:author="Bermond Scoggins" w:date="2024-05-11T21:45:00Z">
              <w:r>
                <w:delText>PS</w:delText>
              </w:r>
            </w:del>
          </w:p>
        </w:tc>
        <w:tc>
          <w:tcPr>
            <w:tcW w:w="0" w:type="auto"/>
          </w:tcPr>
          <w:p w14:paraId="2AC5AEE3" w14:textId="77777777" w:rsidR="00B0438F" w:rsidRDefault="00000000">
            <w:pPr>
              <w:pStyle w:val="Compact"/>
              <w:rPr>
                <w:del w:id="1341" w:author="Bermond Scoggins" w:date="2024-05-11T21:45:00Z"/>
              </w:rPr>
            </w:pPr>
            <w:del w:id="1342" w:author="Bermond Scoggins" w:date="2024-05-11T21:45:00Z">
              <w:r>
                <w:delText>5,539</w:delText>
              </w:r>
            </w:del>
          </w:p>
        </w:tc>
        <w:tc>
          <w:tcPr>
            <w:tcW w:w="0" w:type="auto"/>
          </w:tcPr>
          <w:p w14:paraId="7CD30850" w14:textId="77777777" w:rsidR="00B0438F" w:rsidRDefault="00000000">
            <w:pPr>
              <w:pStyle w:val="Compact"/>
              <w:rPr>
                <w:del w:id="1343" w:author="Bermond Scoggins" w:date="2024-05-11T21:45:00Z"/>
              </w:rPr>
            </w:pPr>
            <w:del w:id="1344" w:author="Bermond Scoggins" w:date="2024-05-11T21:45:00Z">
              <w:r>
                <w:delText>3.444</w:delText>
              </w:r>
            </w:del>
          </w:p>
        </w:tc>
        <w:tc>
          <w:tcPr>
            <w:tcW w:w="0" w:type="auto"/>
          </w:tcPr>
          <w:p w14:paraId="46F2DAB3" w14:textId="77777777" w:rsidR="00B0438F" w:rsidRDefault="00000000">
            <w:pPr>
              <w:pStyle w:val="Compact"/>
              <w:rPr>
                <w:del w:id="1345" w:author="Bermond Scoggins" w:date="2024-05-11T21:45:00Z"/>
              </w:rPr>
            </w:pPr>
            <w:del w:id="1346" w:author="Bermond Scoggins" w:date="2024-05-11T21:45:00Z">
              <w:r>
                <w:delText>Q1</w:delText>
              </w:r>
            </w:del>
          </w:p>
        </w:tc>
      </w:tr>
      <w:tr w:rsidR="00B0438F" w14:paraId="0D6BB643" w14:textId="77777777">
        <w:trPr>
          <w:del w:id="1347" w:author="Bermond Scoggins" w:date="2024-05-11T21:45:00Z"/>
        </w:trPr>
        <w:tc>
          <w:tcPr>
            <w:tcW w:w="0" w:type="auto"/>
          </w:tcPr>
          <w:p w14:paraId="02C170AF" w14:textId="77777777" w:rsidR="00B0438F" w:rsidRDefault="00000000">
            <w:pPr>
              <w:pStyle w:val="Compact"/>
              <w:rPr>
                <w:del w:id="1348" w:author="Bermond Scoggins" w:date="2024-05-11T21:45:00Z"/>
              </w:rPr>
            </w:pPr>
            <w:del w:id="1349" w:author="Bermond Scoggins" w:date="2024-05-11T21:45:00Z">
              <w:r>
                <w:delText>European Union Politics</w:delText>
              </w:r>
            </w:del>
          </w:p>
        </w:tc>
        <w:tc>
          <w:tcPr>
            <w:tcW w:w="0" w:type="auto"/>
          </w:tcPr>
          <w:p w14:paraId="520CA956" w14:textId="77777777" w:rsidR="00B0438F" w:rsidRDefault="00000000">
            <w:pPr>
              <w:pStyle w:val="Compact"/>
              <w:rPr>
                <w:del w:id="1350" w:author="Bermond Scoggins" w:date="2024-05-11T21:45:00Z"/>
              </w:rPr>
            </w:pPr>
            <w:del w:id="1351" w:author="Bermond Scoggins" w:date="2024-05-11T21:45:00Z">
              <w:r>
                <w:delText>PS</w:delText>
              </w:r>
            </w:del>
          </w:p>
        </w:tc>
        <w:tc>
          <w:tcPr>
            <w:tcW w:w="0" w:type="auto"/>
          </w:tcPr>
          <w:p w14:paraId="4AC93830" w14:textId="77777777" w:rsidR="00B0438F" w:rsidRDefault="00000000">
            <w:pPr>
              <w:pStyle w:val="Compact"/>
              <w:rPr>
                <w:del w:id="1352" w:author="Bermond Scoggins" w:date="2024-05-11T21:45:00Z"/>
              </w:rPr>
            </w:pPr>
            <w:del w:id="1353" w:author="Bermond Scoggins" w:date="2024-05-11T21:45:00Z">
              <w:r>
                <w:delText>2,168</w:delText>
              </w:r>
            </w:del>
          </w:p>
        </w:tc>
        <w:tc>
          <w:tcPr>
            <w:tcW w:w="0" w:type="auto"/>
          </w:tcPr>
          <w:p w14:paraId="247D6228" w14:textId="77777777" w:rsidR="00B0438F" w:rsidRDefault="00000000">
            <w:pPr>
              <w:pStyle w:val="Compact"/>
              <w:rPr>
                <w:del w:id="1354" w:author="Bermond Scoggins" w:date="2024-05-11T21:45:00Z"/>
              </w:rPr>
            </w:pPr>
            <w:del w:id="1355" w:author="Bermond Scoggins" w:date="2024-05-11T21:45:00Z">
              <w:r>
                <w:delText>3.391</w:delText>
              </w:r>
            </w:del>
          </w:p>
        </w:tc>
        <w:tc>
          <w:tcPr>
            <w:tcW w:w="0" w:type="auto"/>
          </w:tcPr>
          <w:p w14:paraId="792B4E67" w14:textId="77777777" w:rsidR="00B0438F" w:rsidRDefault="00000000">
            <w:pPr>
              <w:pStyle w:val="Compact"/>
              <w:rPr>
                <w:del w:id="1356" w:author="Bermond Scoggins" w:date="2024-05-11T21:45:00Z"/>
              </w:rPr>
            </w:pPr>
            <w:del w:id="1357" w:author="Bermond Scoggins" w:date="2024-05-11T21:45:00Z">
              <w:r>
                <w:delText>Q1</w:delText>
              </w:r>
            </w:del>
          </w:p>
        </w:tc>
      </w:tr>
      <w:tr w:rsidR="00B0438F" w14:paraId="5BE7A51C" w14:textId="77777777">
        <w:trPr>
          <w:del w:id="1358" w:author="Bermond Scoggins" w:date="2024-05-11T21:45:00Z"/>
        </w:trPr>
        <w:tc>
          <w:tcPr>
            <w:tcW w:w="0" w:type="auto"/>
          </w:tcPr>
          <w:p w14:paraId="783BF0F1" w14:textId="77777777" w:rsidR="00B0438F" w:rsidRDefault="00000000">
            <w:pPr>
              <w:pStyle w:val="Compact"/>
              <w:rPr>
                <w:del w:id="1359" w:author="Bermond Scoggins" w:date="2024-05-11T21:45:00Z"/>
              </w:rPr>
            </w:pPr>
            <w:del w:id="1360" w:author="Bermond Scoggins" w:date="2024-05-11T21:45:00Z">
              <w:r>
                <w:delText>Government And Opposition</w:delText>
              </w:r>
            </w:del>
          </w:p>
        </w:tc>
        <w:tc>
          <w:tcPr>
            <w:tcW w:w="0" w:type="auto"/>
          </w:tcPr>
          <w:p w14:paraId="2E974E21" w14:textId="77777777" w:rsidR="00B0438F" w:rsidRDefault="00000000">
            <w:pPr>
              <w:pStyle w:val="Compact"/>
              <w:rPr>
                <w:del w:id="1361" w:author="Bermond Scoggins" w:date="2024-05-11T21:45:00Z"/>
              </w:rPr>
            </w:pPr>
            <w:del w:id="1362" w:author="Bermond Scoggins" w:date="2024-05-11T21:45:00Z">
              <w:r>
                <w:delText>PS</w:delText>
              </w:r>
            </w:del>
          </w:p>
        </w:tc>
        <w:tc>
          <w:tcPr>
            <w:tcW w:w="0" w:type="auto"/>
          </w:tcPr>
          <w:p w14:paraId="7D9D1623" w14:textId="77777777" w:rsidR="00B0438F" w:rsidRDefault="00000000">
            <w:pPr>
              <w:pStyle w:val="Compact"/>
              <w:rPr>
                <w:del w:id="1363" w:author="Bermond Scoggins" w:date="2024-05-11T21:45:00Z"/>
              </w:rPr>
            </w:pPr>
            <w:del w:id="1364" w:author="Bermond Scoggins" w:date="2024-05-11T21:45:00Z">
              <w:r>
                <w:delText>1,979</w:delText>
              </w:r>
            </w:del>
          </w:p>
        </w:tc>
        <w:tc>
          <w:tcPr>
            <w:tcW w:w="0" w:type="auto"/>
          </w:tcPr>
          <w:p w14:paraId="0E6727DE" w14:textId="77777777" w:rsidR="00B0438F" w:rsidRDefault="00000000">
            <w:pPr>
              <w:pStyle w:val="Compact"/>
              <w:rPr>
                <w:del w:id="1365" w:author="Bermond Scoggins" w:date="2024-05-11T21:45:00Z"/>
              </w:rPr>
            </w:pPr>
            <w:del w:id="1366" w:author="Bermond Scoggins" w:date="2024-05-11T21:45:00Z">
              <w:r>
                <w:delText>3.322</w:delText>
              </w:r>
            </w:del>
          </w:p>
        </w:tc>
        <w:tc>
          <w:tcPr>
            <w:tcW w:w="0" w:type="auto"/>
          </w:tcPr>
          <w:p w14:paraId="26711963" w14:textId="77777777" w:rsidR="00B0438F" w:rsidRDefault="00000000">
            <w:pPr>
              <w:pStyle w:val="Compact"/>
              <w:rPr>
                <w:del w:id="1367" w:author="Bermond Scoggins" w:date="2024-05-11T21:45:00Z"/>
              </w:rPr>
            </w:pPr>
            <w:del w:id="1368" w:author="Bermond Scoggins" w:date="2024-05-11T21:45:00Z">
              <w:r>
                <w:delText>Q2</w:delText>
              </w:r>
            </w:del>
          </w:p>
        </w:tc>
      </w:tr>
      <w:tr w:rsidR="00B0438F" w14:paraId="7D191F06" w14:textId="77777777">
        <w:trPr>
          <w:del w:id="1369" w:author="Bermond Scoggins" w:date="2024-05-11T21:45:00Z"/>
        </w:trPr>
        <w:tc>
          <w:tcPr>
            <w:tcW w:w="0" w:type="auto"/>
          </w:tcPr>
          <w:p w14:paraId="60B5FB36" w14:textId="77777777" w:rsidR="00B0438F" w:rsidRDefault="00000000">
            <w:pPr>
              <w:pStyle w:val="Compact"/>
              <w:rPr>
                <w:del w:id="1370" w:author="Bermond Scoggins" w:date="2024-05-11T21:45:00Z"/>
              </w:rPr>
            </w:pPr>
            <w:del w:id="1371" w:author="Bermond Scoggins" w:date="2024-05-11T21:45:00Z">
              <w:r>
                <w:delText>Common Market Law Review</w:delText>
              </w:r>
            </w:del>
          </w:p>
        </w:tc>
        <w:tc>
          <w:tcPr>
            <w:tcW w:w="0" w:type="auto"/>
          </w:tcPr>
          <w:p w14:paraId="407330DE" w14:textId="77777777" w:rsidR="00B0438F" w:rsidRDefault="00000000">
            <w:pPr>
              <w:pStyle w:val="Compact"/>
              <w:rPr>
                <w:del w:id="1372" w:author="Bermond Scoggins" w:date="2024-05-11T21:45:00Z"/>
              </w:rPr>
            </w:pPr>
            <w:del w:id="1373" w:author="Bermond Scoggins" w:date="2024-05-11T21:45:00Z">
              <w:r>
                <w:delText>IR</w:delText>
              </w:r>
            </w:del>
          </w:p>
        </w:tc>
        <w:tc>
          <w:tcPr>
            <w:tcW w:w="0" w:type="auto"/>
          </w:tcPr>
          <w:p w14:paraId="1E267DDB" w14:textId="77777777" w:rsidR="00B0438F" w:rsidRDefault="00000000">
            <w:pPr>
              <w:pStyle w:val="Compact"/>
              <w:rPr>
                <w:del w:id="1374" w:author="Bermond Scoggins" w:date="2024-05-11T21:45:00Z"/>
              </w:rPr>
            </w:pPr>
            <w:del w:id="1375" w:author="Bermond Scoggins" w:date="2024-05-11T21:45:00Z">
              <w:r>
                <w:delText>1,286</w:delText>
              </w:r>
            </w:del>
          </w:p>
        </w:tc>
        <w:tc>
          <w:tcPr>
            <w:tcW w:w="0" w:type="auto"/>
          </w:tcPr>
          <w:p w14:paraId="45B6FFCB" w14:textId="77777777" w:rsidR="00B0438F" w:rsidRDefault="00000000">
            <w:pPr>
              <w:pStyle w:val="Compact"/>
              <w:rPr>
                <w:del w:id="1376" w:author="Bermond Scoggins" w:date="2024-05-11T21:45:00Z"/>
              </w:rPr>
            </w:pPr>
            <w:del w:id="1377" w:author="Bermond Scoggins" w:date="2024-05-11T21:45:00Z">
              <w:r>
                <w:delText>3.257</w:delText>
              </w:r>
            </w:del>
          </w:p>
        </w:tc>
        <w:tc>
          <w:tcPr>
            <w:tcW w:w="0" w:type="auto"/>
          </w:tcPr>
          <w:p w14:paraId="187FE24B" w14:textId="77777777" w:rsidR="00B0438F" w:rsidRDefault="00000000">
            <w:pPr>
              <w:pStyle w:val="Compact"/>
              <w:rPr>
                <w:del w:id="1378" w:author="Bermond Scoggins" w:date="2024-05-11T21:45:00Z"/>
              </w:rPr>
            </w:pPr>
            <w:del w:id="1379" w:author="Bermond Scoggins" w:date="2024-05-11T21:45:00Z">
              <w:r>
                <w:delText>Q1</w:delText>
              </w:r>
            </w:del>
          </w:p>
        </w:tc>
      </w:tr>
      <w:tr w:rsidR="00B0438F" w14:paraId="0BB0A58B" w14:textId="77777777">
        <w:trPr>
          <w:del w:id="1380" w:author="Bermond Scoggins" w:date="2024-05-11T21:45:00Z"/>
        </w:trPr>
        <w:tc>
          <w:tcPr>
            <w:tcW w:w="0" w:type="auto"/>
          </w:tcPr>
          <w:p w14:paraId="47C829D5" w14:textId="77777777" w:rsidR="00B0438F" w:rsidRDefault="00000000">
            <w:pPr>
              <w:pStyle w:val="Compact"/>
              <w:rPr>
                <w:del w:id="1381" w:author="Bermond Scoggins" w:date="2024-05-11T21:45:00Z"/>
              </w:rPr>
            </w:pPr>
            <w:del w:id="1382" w:author="Bermond Scoggins" w:date="2024-05-11T21:45:00Z">
              <w:r>
                <w:delText>Political Studies Review</w:delText>
              </w:r>
            </w:del>
          </w:p>
        </w:tc>
        <w:tc>
          <w:tcPr>
            <w:tcW w:w="0" w:type="auto"/>
          </w:tcPr>
          <w:p w14:paraId="64F9A592" w14:textId="77777777" w:rsidR="00B0438F" w:rsidRDefault="00000000">
            <w:pPr>
              <w:pStyle w:val="Compact"/>
              <w:rPr>
                <w:del w:id="1383" w:author="Bermond Scoggins" w:date="2024-05-11T21:45:00Z"/>
              </w:rPr>
            </w:pPr>
            <w:del w:id="1384" w:author="Bermond Scoggins" w:date="2024-05-11T21:45:00Z">
              <w:r>
                <w:delText>PS</w:delText>
              </w:r>
            </w:del>
          </w:p>
        </w:tc>
        <w:tc>
          <w:tcPr>
            <w:tcW w:w="0" w:type="auto"/>
          </w:tcPr>
          <w:p w14:paraId="5851C008" w14:textId="77777777" w:rsidR="00B0438F" w:rsidRDefault="00000000">
            <w:pPr>
              <w:pStyle w:val="Compact"/>
              <w:rPr>
                <w:del w:id="1385" w:author="Bermond Scoggins" w:date="2024-05-11T21:45:00Z"/>
              </w:rPr>
            </w:pPr>
            <w:del w:id="1386" w:author="Bermond Scoggins" w:date="2024-05-11T21:45:00Z">
              <w:r>
                <w:delText>755</w:delText>
              </w:r>
            </w:del>
          </w:p>
        </w:tc>
        <w:tc>
          <w:tcPr>
            <w:tcW w:w="0" w:type="auto"/>
          </w:tcPr>
          <w:p w14:paraId="5340E59F" w14:textId="77777777" w:rsidR="00B0438F" w:rsidRDefault="00000000">
            <w:pPr>
              <w:pStyle w:val="Compact"/>
              <w:rPr>
                <w:del w:id="1387" w:author="Bermond Scoggins" w:date="2024-05-11T21:45:00Z"/>
              </w:rPr>
            </w:pPr>
            <w:del w:id="1388" w:author="Bermond Scoggins" w:date="2024-05-11T21:45:00Z">
              <w:r>
                <w:delText>3.241</w:delText>
              </w:r>
            </w:del>
          </w:p>
        </w:tc>
        <w:tc>
          <w:tcPr>
            <w:tcW w:w="0" w:type="auto"/>
          </w:tcPr>
          <w:p w14:paraId="7BB5E21E" w14:textId="77777777" w:rsidR="00B0438F" w:rsidRDefault="00000000">
            <w:pPr>
              <w:pStyle w:val="Compact"/>
              <w:rPr>
                <w:del w:id="1389" w:author="Bermond Scoggins" w:date="2024-05-11T21:45:00Z"/>
              </w:rPr>
            </w:pPr>
            <w:del w:id="1390" w:author="Bermond Scoggins" w:date="2024-05-11T21:45:00Z">
              <w:r>
                <w:delText>Q2</w:delText>
              </w:r>
            </w:del>
          </w:p>
        </w:tc>
      </w:tr>
      <w:tr w:rsidR="00B0438F" w14:paraId="26D40F56" w14:textId="77777777">
        <w:trPr>
          <w:del w:id="1391" w:author="Bermond Scoggins" w:date="2024-05-11T21:45:00Z"/>
        </w:trPr>
        <w:tc>
          <w:tcPr>
            <w:tcW w:w="0" w:type="auto"/>
          </w:tcPr>
          <w:p w14:paraId="12CB76BA" w14:textId="77777777" w:rsidR="00B0438F" w:rsidRDefault="00000000">
            <w:pPr>
              <w:pStyle w:val="Compact"/>
              <w:rPr>
                <w:del w:id="1392" w:author="Bermond Scoggins" w:date="2024-05-11T21:45:00Z"/>
              </w:rPr>
            </w:pPr>
            <w:del w:id="1393" w:author="Bermond Scoggins" w:date="2024-05-11T21:45:00Z">
              <w:r>
                <w:delText>African Affairs</w:delText>
              </w:r>
            </w:del>
          </w:p>
        </w:tc>
        <w:tc>
          <w:tcPr>
            <w:tcW w:w="0" w:type="auto"/>
          </w:tcPr>
          <w:p w14:paraId="22967E03" w14:textId="77777777" w:rsidR="00B0438F" w:rsidRDefault="00000000">
            <w:pPr>
              <w:pStyle w:val="Compact"/>
              <w:rPr>
                <w:del w:id="1394" w:author="Bermond Scoggins" w:date="2024-05-11T21:45:00Z"/>
              </w:rPr>
            </w:pPr>
            <w:del w:id="1395" w:author="Bermond Scoggins" w:date="2024-05-11T21:45:00Z">
              <w:r>
                <w:delText>PS</w:delText>
              </w:r>
            </w:del>
          </w:p>
        </w:tc>
        <w:tc>
          <w:tcPr>
            <w:tcW w:w="0" w:type="auto"/>
          </w:tcPr>
          <w:p w14:paraId="026CF4A9" w14:textId="77777777" w:rsidR="00B0438F" w:rsidRDefault="00000000">
            <w:pPr>
              <w:pStyle w:val="Compact"/>
              <w:rPr>
                <w:del w:id="1396" w:author="Bermond Scoggins" w:date="2024-05-11T21:45:00Z"/>
              </w:rPr>
            </w:pPr>
            <w:del w:id="1397" w:author="Bermond Scoggins" w:date="2024-05-11T21:45:00Z">
              <w:r>
                <w:delText>2,102</w:delText>
              </w:r>
            </w:del>
          </w:p>
        </w:tc>
        <w:tc>
          <w:tcPr>
            <w:tcW w:w="0" w:type="auto"/>
          </w:tcPr>
          <w:p w14:paraId="28F2BA62" w14:textId="77777777" w:rsidR="00B0438F" w:rsidRDefault="00000000">
            <w:pPr>
              <w:pStyle w:val="Compact"/>
              <w:rPr>
                <w:del w:id="1398" w:author="Bermond Scoggins" w:date="2024-05-11T21:45:00Z"/>
              </w:rPr>
            </w:pPr>
            <w:del w:id="1399" w:author="Bermond Scoggins" w:date="2024-05-11T21:45:00Z">
              <w:r>
                <w:delText>3.203</w:delText>
              </w:r>
            </w:del>
          </w:p>
        </w:tc>
        <w:tc>
          <w:tcPr>
            <w:tcW w:w="0" w:type="auto"/>
          </w:tcPr>
          <w:p w14:paraId="02E503EB" w14:textId="77777777" w:rsidR="00B0438F" w:rsidRDefault="00000000">
            <w:pPr>
              <w:pStyle w:val="Compact"/>
              <w:rPr>
                <w:del w:id="1400" w:author="Bermond Scoggins" w:date="2024-05-11T21:45:00Z"/>
              </w:rPr>
            </w:pPr>
            <w:del w:id="1401" w:author="Bermond Scoggins" w:date="2024-05-11T21:45:00Z">
              <w:r>
                <w:delText>Q2</w:delText>
              </w:r>
            </w:del>
          </w:p>
        </w:tc>
      </w:tr>
      <w:tr w:rsidR="00B0438F" w14:paraId="0584526A" w14:textId="77777777">
        <w:trPr>
          <w:del w:id="1402" w:author="Bermond Scoggins" w:date="2024-05-11T21:45:00Z"/>
        </w:trPr>
        <w:tc>
          <w:tcPr>
            <w:tcW w:w="0" w:type="auto"/>
          </w:tcPr>
          <w:p w14:paraId="305D1C3B" w14:textId="77777777" w:rsidR="00B0438F" w:rsidRDefault="00000000">
            <w:pPr>
              <w:pStyle w:val="Compact"/>
              <w:rPr>
                <w:del w:id="1403" w:author="Bermond Scoggins" w:date="2024-05-11T21:45:00Z"/>
              </w:rPr>
            </w:pPr>
            <w:del w:id="1404" w:author="Bermond Scoggins" w:date="2024-05-11T21:45:00Z">
              <w:r>
                <w:delText>Research &amp; Politics</w:delText>
              </w:r>
            </w:del>
          </w:p>
        </w:tc>
        <w:tc>
          <w:tcPr>
            <w:tcW w:w="0" w:type="auto"/>
          </w:tcPr>
          <w:p w14:paraId="7F10C092" w14:textId="77777777" w:rsidR="00B0438F" w:rsidRDefault="00000000">
            <w:pPr>
              <w:pStyle w:val="Compact"/>
              <w:rPr>
                <w:del w:id="1405" w:author="Bermond Scoggins" w:date="2024-05-11T21:45:00Z"/>
              </w:rPr>
            </w:pPr>
            <w:del w:id="1406" w:author="Bermond Scoggins" w:date="2024-05-11T21:45:00Z">
              <w:r>
                <w:delText>PS</w:delText>
              </w:r>
            </w:del>
          </w:p>
        </w:tc>
        <w:tc>
          <w:tcPr>
            <w:tcW w:w="0" w:type="auto"/>
          </w:tcPr>
          <w:p w14:paraId="40B8A9A2" w14:textId="77777777" w:rsidR="00B0438F" w:rsidRDefault="00000000">
            <w:pPr>
              <w:pStyle w:val="Compact"/>
              <w:rPr>
                <w:del w:id="1407" w:author="Bermond Scoggins" w:date="2024-05-11T21:45:00Z"/>
              </w:rPr>
            </w:pPr>
            <w:del w:id="1408" w:author="Bermond Scoggins" w:date="2024-05-11T21:45:00Z">
              <w:r>
                <w:delText>1,080</w:delText>
              </w:r>
            </w:del>
          </w:p>
        </w:tc>
        <w:tc>
          <w:tcPr>
            <w:tcW w:w="0" w:type="auto"/>
          </w:tcPr>
          <w:p w14:paraId="07508ACA" w14:textId="77777777" w:rsidR="00B0438F" w:rsidRDefault="00000000">
            <w:pPr>
              <w:pStyle w:val="Compact"/>
              <w:rPr>
                <w:del w:id="1409" w:author="Bermond Scoggins" w:date="2024-05-11T21:45:00Z"/>
              </w:rPr>
            </w:pPr>
            <w:del w:id="1410" w:author="Bermond Scoggins" w:date="2024-05-11T21:45:00Z">
              <w:r>
                <w:delText>3.141</w:delText>
              </w:r>
            </w:del>
          </w:p>
        </w:tc>
        <w:tc>
          <w:tcPr>
            <w:tcW w:w="0" w:type="auto"/>
          </w:tcPr>
          <w:p w14:paraId="37E9202E" w14:textId="77777777" w:rsidR="00B0438F" w:rsidRDefault="00000000">
            <w:pPr>
              <w:pStyle w:val="Compact"/>
              <w:rPr>
                <w:del w:id="1411" w:author="Bermond Scoggins" w:date="2024-05-11T21:45:00Z"/>
              </w:rPr>
            </w:pPr>
            <w:del w:id="1412" w:author="Bermond Scoggins" w:date="2024-05-11T21:45:00Z">
              <w:r>
                <w:delText>Q2</w:delText>
              </w:r>
            </w:del>
          </w:p>
        </w:tc>
      </w:tr>
      <w:tr w:rsidR="00B0438F" w14:paraId="5AB23AFE" w14:textId="77777777">
        <w:trPr>
          <w:del w:id="1413" w:author="Bermond Scoggins" w:date="2024-05-11T21:45:00Z"/>
        </w:trPr>
        <w:tc>
          <w:tcPr>
            <w:tcW w:w="0" w:type="auto"/>
          </w:tcPr>
          <w:p w14:paraId="405A6DD8" w14:textId="77777777" w:rsidR="00B0438F" w:rsidRDefault="00000000">
            <w:pPr>
              <w:pStyle w:val="Compact"/>
              <w:rPr>
                <w:del w:id="1414" w:author="Bermond Scoggins" w:date="2024-05-11T21:45:00Z"/>
              </w:rPr>
            </w:pPr>
            <w:del w:id="1415" w:author="Bermond Scoggins" w:date="2024-05-11T21:45:00Z">
              <w:r>
                <w:delText>Cambridge Review Of International Affairs</w:delText>
              </w:r>
            </w:del>
          </w:p>
        </w:tc>
        <w:tc>
          <w:tcPr>
            <w:tcW w:w="0" w:type="auto"/>
          </w:tcPr>
          <w:p w14:paraId="6834E04B" w14:textId="77777777" w:rsidR="00B0438F" w:rsidRDefault="00000000">
            <w:pPr>
              <w:pStyle w:val="Compact"/>
              <w:rPr>
                <w:del w:id="1416" w:author="Bermond Scoggins" w:date="2024-05-11T21:45:00Z"/>
              </w:rPr>
            </w:pPr>
            <w:del w:id="1417" w:author="Bermond Scoggins" w:date="2024-05-11T21:45:00Z">
              <w:r>
                <w:delText>PS</w:delText>
              </w:r>
            </w:del>
          </w:p>
        </w:tc>
        <w:tc>
          <w:tcPr>
            <w:tcW w:w="0" w:type="auto"/>
          </w:tcPr>
          <w:p w14:paraId="4F8D7B81" w14:textId="77777777" w:rsidR="00B0438F" w:rsidRDefault="00000000">
            <w:pPr>
              <w:pStyle w:val="Compact"/>
              <w:rPr>
                <w:del w:id="1418" w:author="Bermond Scoggins" w:date="2024-05-11T21:45:00Z"/>
              </w:rPr>
            </w:pPr>
            <w:del w:id="1419" w:author="Bermond Scoggins" w:date="2024-05-11T21:45:00Z">
              <w:r>
                <w:delText>1,024</w:delText>
              </w:r>
            </w:del>
          </w:p>
        </w:tc>
        <w:tc>
          <w:tcPr>
            <w:tcW w:w="0" w:type="auto"/>
          </w:tcPr>
          <w:p w14:paraId="01C7F10A" w14:textId="77777777" w:rsidR="00B0438F" w:rsidRDefault="00000000">
            <w:pPr>
              <w:pStyle w:val="Compact"/>
              <w:rPr>
                <w:del w:id="1420" w:author="Bermond Scoggins" w:date="2024-05-11T21:45:00Z"/>
              </w:rPr>
            </w:pPr>
            <w:del w:id="1421" w:author="Bermond Scoggins" w:date="2024-05-11T21:45:00Z">
              <w:r>
                <w:delText>3.096</w:delText>
              </w:r>
            </w:del>
          </w:p>
        </w:tc>
        <w:tc>
          <w:tcPr>
            <w:tcW w:w="0" w:type="auto"/>
          </w:tcPr>
          <w:p w14:paraId="6E76B2B2" w14:textId="77777777" w:rsidR="00B0438F" w:rsidRDefault="00000000">
            <w:pPr>
              <w:pStyle w:val="Compact"/>
              <w:rPr>
                <w:del w:id="1422" w:author="Bermond Scoggins" w:date="2024-05-11T21:45:00Z"/>
              </w:rPr>
            </w:pPr>
            <w:del w:id="1423" w:author="Bermond Scoggins" w:date="2024-05-11T21:45:00Z">
              <w:r>
                <w:delText>Q2</w:delText>
              </w:r>
            </w:del>
          </w:p>
        </w:tc>
      </w:tr>
      <w:tr w:rsidR="00B0438F" w14:paraId="2E13E32E" w14:textId="77777777">
        <w:trPr>
          <w:del w:id="1424" w:author="Bermond Scoggins" w:date="2024-05-11T21:45:00Z"/>
        </w:trPr>
        <w:tc>
          <w:tcPr>
            <w:tcW w:w="0" w:type="auto"/>
          </w:tcPr>
          <w:p w14:paraId="028E1B70" w14:textId="77777777" w:rsidR="00B0438F" w:rsidRDefault="00000000">
            <w:pPr>
              <w:pStyle w:val="Compact"/>
              <w:rPr>
                <w:del w:id="1425" w:author="Bermond Scoggins" w:date="2024-05-11T21:45:00Z"/>
              </w:rPr>
            </w:pPr>
            <w:del w:id="1426" w:author="Bermond Scoggins" w:date="2024-05-11T21:45:00Z">
              <w:r>
                <w:delText>American Journal Of International Law</w:delText>
              </w:r>
            </w:del>
          </w:p>
        </w:tc>
        <w:tc>
          <w:tcPr>
            <w:tcW w:w="0" w:type="auto"/>
          </w:tcPr>
          <w:p w14:paraId="20BF4027" w14:textId="77777777" w:rsidR="00B0438F" w:rsidRDefault="00000000">
            <w:pPr>
              <w:pStyle w:val="Compact"/>
              <w:rPr>
                <w:del w:id="1427" w:author="Bermond Scoggins" w:date="2024-05-11T21:45:00Z"/>
              </w:rPr>
            </w:pPr>
            <w:del w:id="1428" w:author="Bermond Scoggins" w:date="2024-05-11T21:45:00Z">
              <w:r>
                <w:delText>IR</w:delText>
              </w:r>
            </w:del>
          </w:p>
        </w:tc>
        <w:tc>
          <w:tcPr>
            <w:tcW w:w="0" w:type="auto"/>
          </w:tcPr>
          <w:p w14:paraId="640CCEF1" w14:textId="77777777" w:rsidR="00B0438F" w:rsidRDefault="00000000">
            <w:pPr>
              <w:pStyle w:val="Compact"/>
              <w:rPr>
                <w:del w:id="1429" w:author="Bermond Scoggins" w:date="2024-05-11T21:45:00Z"/>
              </w:rPr>
            </w:pPr>
            <w:del w:id="1430" w:author="Bermond Scoggins" w:date="2024-05-11T21:45:00Z">
              <w:r>
                <w:delText>2,173</w:delText>
              </w:r>
            </w:del>
          </w:p>
        </w:tc>
        <w:tc>
          <w:tcPr>
            <w:tcW w:w="0" w:type="auto"/>
          </w:tcPr>
          <w:p w14:paraId="5A6BDBED" w14:textId="77777777" w:rsidR="00B0438F" w:rsidRDefault="00000000">
            <w:pPr>
              <w:pStyle w:val="Compact"/>
              <w:rPr>
                <w:del w:id="1431" w:author="Bermond Scoggins" w:date="2024-05-11T21:45:00Z"/>
              </w:rPr>
            </w:pPr>
            <w:del w:id="1432" w:author="Bermond Scoggins" w:date="2024-05-11T21:45:00Z">
              <w:r>
                <w:delText>3.091</w:delText>
              </w:r>
            </w:del>
          </w:p>
        </w:tc>
        <w:tc>
          <w:tcPr>
            <w:tcW w:w="0" w:type="auto"/>
          </w:tcPr>
          <w:p w14:paraId="76E0EDE8" w14:textId="77777777" w:rsidR="00B0438F" w:rsidRDefault="00000000">
            <w:pPr>
              <w:pStyle w:val="Compact"/>
              <w:rPr>
                <w:del w:id="1433" w:author="Bermond Scoggins" w:date="2024-05-11T21:45:00Z"/>
              </w:rPr>
            </w:pPr>
            <w:del w:id="1434" w:author="Bermond Scoggins" w:date="2024-05-11T21:45:00Z">
              <w:r>
                <w:delText>Q1</w:delText>
              </w:r>
            </w:del>
          </w:p>
        </w:tc>
      </w:tr>
      <w:tr w:rsidR="00B0438F" w14:paraId="03B3B801" w14:textId="77777777">
        <w:trPr>
          <w:del w:id="1435" w:author="Bermond Scoggins" w:date="2024-05-11T21:45:00Z"/>
        </w:trPr>
        <w:tc>
          <w:tcPr>
            <w:tcW w:w="0" w:type="auto"/>
          </w:tcPr>
          <w:p w14:paraId="4BFF25F7" w14:textId="77777777" w:rsidR="00B0438F" w:rsidRDefault="00000000">
            <w:pPr>
              <w:pStyle w:val="Compact"/>
              <w:rPr>
                <w:del w:id="1436" w:author="Bermond Scoggins" w:date="2024-05-11T21:45:00Z"/>
              </w:rPr>
            </w:pPr>
            <w:del w:id="1437" w:author="Bermond Scoggins" w:date="2024-05-11T21:45:00Z">
              <w:r>
                <w:delText>Politics &amp; Society</w:delText>
              </w:r>
            </w:del>
          </w:p>
        </w:tc>
        <w:tc>
          <w:tcPr>
            <w:tcW w:w="0" w:type="auto"/>
          </w:tcPr>
          <w:p w14:paraId="16604ECC" w14:textId="77777777" w:rsidR="00B0438F" w:rsidRDefault="00000000">
            <w:pPr>
              <w:pStyle w:val="Compact"/>
              <w:rPr>
                <w:del w:id="1438" w:author="Bermond Scoggins" w:date="2024-05-11T21:45:00Z"/>
              </w:rPr>
            </w:pPr>
            <w:del w:id="1439" w:author="Bermond Scoggins" w:date="2024-05-11T21:45:00Z">
              <w:r>
                <w:delText>PS</w:delText>
              </w:r>
            </w:del>
          </w:p>
        </w:tc>
        <w:tc>
          <w:tcPr>
            <w:tcW w:w="0" w:type="auto"/>
          </w:tcPr>
          <w:p w14:paraId="07BBA854" w14:textId="77777777" w:rsidR="00B0438F" w:rsidRDefault="00000000">
            <w:pPr>
              <w:pStyle w:val="Compact"/>
              <w:rPr>
                <w:del w:id="1440" w:author="Bermond Scoggins" w:date="2024-05-11T21:45:00Z"/>
              </w:rPr>
            </w:pPr>
            <w:del w:id="1441" w:author="Bermond Scoggins" w:date="2024-05-11T21:45:00Z">
              <w:r>
                <w:delText>2,194</w:delText>
              </w:r>
            </w:del>
          </w:p>
        </w:tc>
        <w:tc>
          <w:tcPr>
            <w:tcW w:w="0" w:type="auto"/>
          </w:tcPr>
          <w:p w14:paraId="4535452E" w14:textId="77777777" w:rsidR="00B0438F" w:rsidRDefault="00000000">
            <w:pPr>
              <w:pStyle w:val="Compact"/>
              <w:rPr>
                <w:del w:id="1442" w:author="Bermond Scoggins" w:date="2024-05-11T21:45:00Z"/>
              </w:rPr>
            </w:pPr>
            <w:del w:id="1443" w:author="Bermond Scoggins" w:date="2024-05-11T21:45:00Z">
              <w:r>
                <w:delText>3.089</w:delText>
              </w:r>
            </w:del>
          </w:p>
        </w:tc>
        <w:tc>
          <w:tcPr>
            <w:tcW w:w="0" w:type="auto"/>
          </w:tcPr>
          <w:p w14:paraId="27ABC510" w14:textId="77777777" w:rsidR="00B0438F" w:rsidRDefault="00000000">
            <w:pPr>
              <w:pStyle w:val="Compact"/>
              <w:rPr>
                <w:del w:id="1444" w:author="Bermond Scoggins" w:date="2024-05-11T21:45:00Z"/>
              </w:rPr>
            </w:pPr>
            <w:del w:id="1445" w:author="Bermond Scoggins" w:date="2024-05-11T21:45:00Z">
              <w:r>
                <w:delText>Q2</w:delText>
              </w:r>
            </w:del>
          </w:p>
        </w:tc>
      </w:tr>
      <w:tr w:rsidR="00B0438F" w14:paraId="6F0225BC" w14:textId="77777777">
        <w:trPr>
          <w:del w:id="1446" w:author="Bermond Scoggins" w:date="2024-05-11T21:45:00Z"/>
        </w:trPr>
        <w:tc>
          <w:tcPr>
            <w:tcW w:w="0" w:type="auto"/>
          </w:tcPr>
          <w:p w14:paraId="20A6B2E4" w14:textId="77777777" w:rsidR="00B0438F" w:rsidRDefault="00000000">
            <w:pPr>
              <w:pStyle w:val="Compact"/>
              <w:rPr>
                <w:del w:id="1447" w:author="Bermond Scoggins" w:date="2024-05-11T21:45:00Z"/>
              </w:rPr>
            </w:pPr>
            <w:del w:id="1448" w:author="Bermond Scoggins" w:date="2024-05-11T21:45:00Z">
              <w:r>
                <w:delText>Democratization</w:delText>
              </w:r>
            </w:del>
          </w:p>
        </w:tc>
        <w:tc>
          <w:tcPr>
            <w:tcW w:w="0" w:type="auto"/>
          </w:tcPr>
          <w:p w14:paraId="362994F8" w14:textId="77777777" w:rsidR="00B0438F" w:rsidRDefault="00000000">
            <w:pPr>
              <w:pStyle w:val="Compact"/>
              <w:rPr>
                <w:del w:id="1449" w:author="Bermond Scoggins" w:date="2024-05-11T21:45:00Z"/>
              </w:rPr>
            </w:pPr>
            <w:del w:id="1450" w:author="Bermond Scoggins" w:date="2024-05-11T21:45:00Z">
              <w:r>
                <w:delText>PS</w:delText>
              </w:r>
            </w:del>
          </w:p>
        </w:tc>
        <w:tc>
          <w:tcPr>
            <w:tcW w:w="0" w:type="auto"/>
          </w:tcPr>
          <w:p w14:paraId="7444B426" w14:textId="77777777" w:rsidR="00B0438F" w:rsidRDefault="00000000">
            <w:pPr>
              <w:pStyle w:val="Compact"/>
              <w:rPr>
                <w:del w:id="1451" w:author="Bermond Scoggins" w:date="2024-05-11T21:45:00Z"/>
              </w:rPr>
            </w:pPr>
            <w:del w:id="1452" w:author="Bermond Scoggins" w:date="2024-05-11T21:45:00Z">
              <w:r>
                <w:delText>2,617</w:delText>
              </w:r>
            </w:del>
          </w:p>
        </w:tc>
        <w:tc>
          <w:tcPr>
            <w:tcW w:w="0" w:type="auto"/>
          </w:tcPr>
          <w:p w14:paraId="0AC00FA4" w14:textId="77777777" w:rsidR="00B0438F" w:rsidRDefault="00000000">
            <w:pPr>
              <w:pStyle w:val="Compact"/>
              <w:rPr>
                <w:del w:id="1453" w:author="Bermond Scoggins" w:date="2024-05-11T21:45:00Z"/>
              </w:rPr>
            </w:pPr>
            <w:del w:id="1454" w:author="Bermond Scoggins" w:date="2024-05-11T21:45:00Z">
              <w:r>
                <w:delText>3.055</w:delText>
              </w:r>
            </w:del>
          </w:p>
        </w:tc>
        <w:tc>
          <w:tcPr>
            <w:tcW w:w="0" w:type="auto"/>
          </w:tcPr>
          <w:p w14:paraId="0524C765" w14:textId="77777777" w:rsidR="00B0438F" w:rsidRDefault="00000000">
            <w:pPr>
              <w:pStyle w:val="Compact"/>
              <w:rPr>
                <w:del w:id="1455" w:author="Bermond Scoggins" w:date="2024-05-11T21:45:00Z"/>
              </w:rPr>
            </w:pPr>
            <w:del w:id="1456" w:author="Bermond Scoggins" w:date="2024-05-11T21:45:00Z">
              <w:r>
                <w:delText>Q2</w:delText>
              </w:r>
            </w:del>
          </w:p>
        </w:tc>
      </w:tr>
      <w:tr w:rsidR="00B0438F" w14:paraId="17E4D63D" w14:textId="77777777">
        <w:trPr>
          <w:del w:id="1457" w:author="Bermond Scoggins" w:date="2024-05-11T21:45:00Z"/>
        </w:trPr>
        <w:tc>
          <w:tcPr>
            <w:tcW w:w="0" w:type="auto"/>
          </w:tcPr>
          <w:p w14:paraId="406E9868" w14:textId="77777777" w:rsidR="00B0438F" w:rsidRDefault="00000000">
            <w:pPr>
              <w:pStyle w:val="Compact"/>
              <w:rPr>
                <w:del w:id="1458" w:author="Bermond Scoggins" w:date="2024-05-11T21:45:00Z"/>
              </w:rPr>
            </w:pPr>
            <w:del w:id="1459" w:author="Bermond Scoggins" w:date="2024-05-11T21:45:00Z">
              <w:r>
                <w:delText>International Peacekeeping</w:delText>
              </w:r>
            </w:del>
          </w:p>
        </w:tc>
        <w:tc>
          <w:tcPr>
            <w:tcW w:w="0" w:type="auto"/>
          </w:tcPr>
          <w:p w14:paraId="6DD9920A" w14:textId="77777777" w:rsidR="00B0438F" w:rsidRDefault="00000000">
            <w:pPr>
              <w:pStyle w:val="Compact"/>
              <w:rPr>
                <w:del w:id="1460" w:author="Bermond Scoggins" w:date="2024-05-11T21:45:00Z"/>
              </w:rPr>
            </w:pPr>
            <w:del w:id="1461" w:author="Bermond Scoggins" w:date="2024-05-11T21:45:00Z">
              <w:r>
                <w:delText>IR</w:delText>
              </w:r>
            </w:del>
          </w:p>
        </w:tc>
        <w:tc>
          <w:tcPr>
            <w:tcW w:w="0" w:type="auto"/>
          </w:tcPr>
          <w:p w14:paraId="4EC475AE" w14:textId="77777777" w:rsidR="00B0438F" w:rsidRDefault="00000000">
            <w:pPr>
              <w:pStyle w:val="Compact"/>
              <w:rPr>
                <w:del w:id="1462" w:author="Bermond Scoggins" w:date="2024-05-11T21:45:00Z"/>
              </w:rPr>
            </w:pPr>
            <w:del w:id="1463" w:author="Bermond Scoggins" w:date="2024-05-11T21:45:00Z">
              <w:r>
                <w:delText>1,088</w:delText>
              </w:r>
            </w:del>
          </w:p>
        </w:tc>
        <w:tc>
          <w:tcPr>
            <w:tcW w:w="0" w:type="auto"/>
          </w:tcPr>
          <w:p w14:paraId="61E36B33" w14:textId="77777777" w:rsidR="00B0438F" w:rsidRDefault="00000000">
            <w:pPr>
              <w:pStyle w:val="Compact"/>
              <w:rPr>
                <w:del w:id="1464" w:author="Bermond Scoggins" w:date="2024-05-11T21:45:00Z"/>
              </w:rPr>
            </w:pPr>
            <w:del w:id="1465" w:author="Bermond Scoggins" w:date="2024-05-11T21:45:00Z">
              <w:r>
                <w:delText>3</w:delText>
              </w:r>
            </w:del>
          </w:p>
        </w:tc>
        <w:tc>
          <w:tcPr>
            <w:tcW w:w="0" w:type="auto"/>
          </w:tcPr>
          <w:p w14:paraId="6C947F4E" w14:textId="77777777" w:rsidR="00B0438F" w:rsidRDefault="00000000">
            <w:pPr>
              <w:pStyle w:val="Compact"/>
              <w:rPr>
                <w:del w:id="1466" w:author="Bermond Scoggins" w:date="2024-05-11T21:45:00Z"/>
              </w:rPr>
            </w:pPr>
            <w:del w:id="1467" w:author="Bermond Scoggins" w:date="2024-05-11T21:45:00Z">
              <w:r>
                <w:delText>Q1</w:delText>
              </w:r>
            </w:del>
          </w:p>
        </w:tc>
      </w:tr>
      <w:tr w:rsidR="00B0438F" w14:paraId="630F1930" w14:textId="77777777">
        <w:trPr>
          <w:del w:id="1468" w:author="Bermond Scoggins" w:date="2024-05-11T21:45:00Z"/>
        </w:trPr>
        <w:tc>
          <w:tcPr>
            <w:tcW w:w="0" w:type="auto"/>
          </w:tcPr>
          <w:p w14:paraId="40FBA239" w14:textId="77777777" w:rsidR="00B0438F" w:rsidRDefault="00000000">
            <w:pPr>
              <w:pStyle w:val="Compact"/>
              <w:rPr>
                <w:del w:id="1469" w:author="Bermond Scoggins" w:date="2024-05-11T21:45:00Z"/>
              </w:rPr>
            </w:pPr>
            <w:del w:id="1470" w:author="Bermond Scoggins" w:date="2024-05-11T21:45:00Z">
              <w:r>
                <w:delText>Post-Soviet Affairs</w:delText>
              </w:r>
            </w:del>
          </w:p>
        </w:tc>
        <w:tc>
          <w:tcPr>
            <w:tcW w:w="0" w:type="auto"/>
          </w:tcPr>
          <w:p w14:paraId="108B4A2A" w14:textId="77777777" w:rsidR="00B0438F" w:rsidRDefault="00000000">
            <w:pPr>
              <w:pStyle w:val="Compact"/>
              <w:rPr>
                <w:del w:id="1471" w:author="Bermond Scoggins" w:date="2024-05-11T21:45:00Z"/>
              </w:rPr>
            </w:pPr>
            <w:del w:id="1472" w:author="Bermond Scoggins" w:date="2024-05-11T21:45:00Z">
              <w:r>
                <w:delText>PS</w:delText>
              </w:r>
            </w:del>
          </w:p>
        </w:tc>
        <w:tc>
          <w:tcPr>
            <w:tcW w:w="0" w:type="auto"/>
          </w:tcPr>
          <w:p w14:paraId="4AA8DE7C" w14:textId="77777777" w:rsidR="00B0438F" w:rsidRDefault="00000000">
            <w:pPr>
              <w:pStyle w:val="Compact"/>
              <w:rPr>
                <w:del w:id="1473" w:author="Bermond Scoggins" w:date="2024-05-11T21:45:00Z"/>
              </w:rPr>
            </w:pPr>
            <w:del w:id="1474" w:author="Bermond Scoggins" w:date="2024-05-11T21:45:00Z">
              <w:r>
                <w:delText>837</w:delText>
              </w:r>
            </w:del>
          </w:p>
        </w:tc>
        <w:tc>
          <w:tcPr>
            <w:tcW w:w="0" w:type="auto"/>
          </w:tcPr>
          <w:p w14:paraId="4B6C21D9" w14:textId="77777777" w:rsidR="00B0438F" w:rsidRDefault="00000000">
            <w:pPr>
              <w:pStyle w:val="Compact"/>
              <w:rPr>
                <w:del w:id="1475" w:author="Bermond Scoggins" w:date="2024-05-11T21:45:00Z"/>
              </w:rPr>
            </w:pPr>
            <w:del w:id="1476" w:author="Bermond Scoggins" w:date="2024-05-11T21:45:00Z">
              <w:r>
                <w:delText>2.98</w:delText>
              </w:r>
            </w:del>
          </w:p>
        </w:tc>
        <w:tc>
          <w:tcPr>
            <w:tcW w:w="0" w:type="auto"/>
          </w:tcPr>
          <w:p w14:paraId="0E5B63C4" w14:textId="77777777" w:rsidR="00B0438F" w:rsidRDefault="00000000">
            <w:pPr>
              <w:pStyle w:val="Compact"/>
              <w:rPr>
                <w:del w:id="1477" w:author="Bermond Scoggins" w:date="2024-05-11T21:45:00Z"/>
              </w:rPr>
            </w:pPr>
            <w:del w:id="1478" w:author="Bermond Scoggins" w:date="2024-05-11T21:45:00Z">
              <w:r>
                <w:delText>Q2</w:delText>
              </w:r>
            </w:del>
          </w:p>
        </w:tc>
      </w:tr>
      <w:tr w:rsidR="00B0438F" w14:paraId="470D866C" w14:textId="77777777">
        <w:trPr>
          <w:del w:id="1479" w:author="Bermond Scoggins" w:date="2024-05-11T21:45:00Z"/>
        </w:trPr>
        <w:tc>
          <w:tcPr>
            <w:tcW w:w="0" w:type="auto"/>
          </w:tcPr>
          <w:p w14:paraId="55462F1D" w14:textId="77777777" w:rsidR="00B0438F" w:rsidRDefault="00000000">
            <w:pPr>
              <w:pStyle w:val="Compact"/>
              <w:rPr>
                <w:del w:id="1480" w:author="Bermond Scoggins" w:date="2024-05-11T21:45:00Z"/>
              </w:rPr>
            </w:pPr>
            <w:del w:id="1481" w:author="Bermond Scoggins" w:date="2024-05-11T21:45:00Z">
              <w:r>
                <w:delText>International Studies Quarterly</w:delText>
              </w:r>
            </w:del>
          </w:p>
        </w:tc>
        <w:tc>
          <w:tcPr>
            <w:tcW w:w="0" w:type="auto"/>
          </w:tcPr>
          <w:p w14:paraId="008A3BDD" w14:textId="77777777" w:rsidR="00B0438F" w:rsidRDefault="00000000">
            <w:pPr>
              <w:pStyle w:val="Compact"/>
              <w:rPr>
                <w:del w:id="1482" w:author="Bermond Scoggins" w:date="2024-05-11T21:45:00Z"/>
              </w:rPr>
            </w:pPr>
            <w:del w:id="1483" w:author="Bermond Scoggins" w:date="2024-05-11T21:45:00Z">
              <w:r>
                <w:delText>PS</w:delText>
              </w:r>
            </w:del>
          </w:p>
        </w:tc>
        <w:tc>
          <w:tcPr>
            <w:tcW w:w="0" w:type="auto"/>
          </w:tcPr>
          <w:p w14:paraId="522735F8" w14:textId="77777777" w:rsidR="00B0438F" w:rsidRDefault="00000000">
            <w:pPr>
              <w:pStyle w:val="Compact"/>
              <w:rPr>
                <w:del w:id="1484" w:author="Bermond Scoggins" w:date="2024-05-11T21:45:00Z"/>
              </w:rPr>
            </w:pPr>
            <w:del w:id="1485" w:author="Bermond Scoggins" w:date="2024-05-11T21:45:00Z">
              <w:r>
                <w:delText>5,856</w:delText>
              </w:r>
            </w:del>
          </w:p>
        </w:tc>
        <w:tc>
          <w:tcPr>
            <w:tcW w:w="0" w:type="auto"/>
          </w:tcPr>
          <w:p w14:paraId="454E5D23" w14:textId="77777777" w:rsidR="00B0438F" w:rsidRDefault="00000000">
            <w:pPr>
              <w:pStyle w:val="Compact"/>
              <w:rPr>
                <w:del w:id="1486" w:author="Bermond Scoggins" w:date="2024-05-11T21:45:00Z"/>
              </w:rPr>
            </w:pPr>
            <w:del w:id="1487" w:author="Bermond Scoggins" w:date="2024-05-11T21:45:00Z">
              <w:r>
                <w:delText>2.936</w:delText>
              </w:r>
            </w:del>
          </w:p>
        </w:tc>
        <w:tc>
          <w:tcPr>
            <w:tcW w:w="0" w:type="auto"/>
          </w:tcPr>
          <w:p w14:paraId="6A57D830" w14:textId="77777777" w:rsidR="00B0438F" w:rsidRDefault="00000000">
            <w:pPr>
              <w:pStyle w:val="Compact"/>
              <w:rPr>
                <w:del w:id="1488" w:author="Bermond Scoggins" w:date="2024-05-11T21:45:00Z"/>
              </w:rPr>
            </w:pPr>
            <w:del w:id="1489" w:author="Bermond Scoggins" w:date="2024-05-11T21:45:00Z">
              <w:r>
                <w:delText>Q2</w:delText>
              </w:r>
            </w:del>
          </w:p>
        </w:tc>
      </w:tr>
      <w:tr w:rsidR="00B0438F" w14:paraId="136560DF" w14:textId="77777777">
        <w:trPr>
          <w:del w:id="1490" w:author="Bermond Scoggins" w:date="2024-05-11T21:45:00Z"/>
        </w:trPr>
        <w:tc>
          <w:tcPr>
            <w:tcW w:w="0" w:type="auto"/>
          </w:tcPr>
          <w:p w14:paraId="6CEAC708" w14:textId="77777777" w:rsidR="00B0438F" w:rsidRDefault="00000000">
            <w:pPr>
              <w:pStyle w:val="Compact"/>
              <w:rPr>
                <w:del w:id="1491" w:author="Bermond Scoggins" w:date="2024-05-11T21:45:00Z"/>
              </w:rPr>
            </w:pPr>
            <w:del w:id="1492" w:author="Bermond Scoggins" w:date="2024-05-11T21:45:00Z">
              <w:r>
                <w:delText>Millennium-Journal Of International</w:delText>
              </w:r>
            </w:del>
          </w:p>
        </w:tc>
        <w:tc>
          <w:tcPr>
            <w:tcW w:w="0" w:type="auto"/>
          </w:tcPr>
          <w:p w14:paraId="05E26A08" w14:textId="77777777" w:rsidR="00B0438F" w:rsidRDefault="00B0438F">
            <w:pPr>
              <w:pStyle w:val="Compact"/>
              <w:rPr>
                <w:del w:id="1493" w:author="Bermond Scoggins" w:date="2024-05-11T21:45:00Z"/>
              </w:rPr>
            </w:pPr>
          </w:p>
        </w:tc>
        <w:tc>
          <w:tcPr>
            <w:tcW w:w="0" w:type="auto"/>
          </w:tcPr>
          <w:p w14:paraId="5A0A6C94" w14:textId="77777777" w:rsidR="00B0438F" w:rsidRDefault="00B0438F">
            <w:pPr>
              <w:pStyle w:val="Compact"/>
              <w:rPr>
                <w:del w:id="1494" w:author="Bermond Scoggins" w:date="2024-05-11T21:45:00Z"/>
              </w:rPr>
            </w:pPr>
          </w:p>
        </w:tc>
        <w:tc>
          <w:tcPr>
            <w:tcW w:w="0" w:type="auto"/>
          </w:tcPr>
          <w:p w14:paraId="5CF44208" w14:textId="77777777" w:rsidR="00B0438F" w:rsidRDefault="00B0438F">
            <w:pPr>
              <w:pStyle w:val="Compact"/>
              <w:rPr>
                <w:del w:id="1495" w:author="Bermond Scoggins" w:date="2024-05-11T21:45:00Z"/>
              </w:rPr>
            </w:pPr>
          </w:p>
        </w:tc>
        <w:tc>
          <w:tcPr>
            <w:tcW w:w="0" w:type="auto"/>
          </w:tcPr>
          <w:p w14:paraId="219605B3" w14:textId="77777777" w:rsidR="00B0438F" w:rsidRDefault="00B0438F">
            <w:pPr>
              <w:pStyle w:val="Compact"/>
              <w:rPr>
                <w:del w:id="1496" w:author="Bermond Scoggins" w:date="2024-05-11T21:45:00Z"/>
              </w:rPr>
            </w:pPr>
          </w:p>
        </w:tc>
      </w:tr>
      <w:tr w:rsidR="00B0438F" w14:paraId="42F83727" w14:textId="77777777">
        <w:trPr>
          <w:del w:id="1497" w:author="Bermond Scoggins" w:date="2024-05-11T21:45:00Z"/>
        </w:trPr>
        <w:tc>
          <w:tcPr>
            <w:tcW w:w="0" w:type="auto"/>
          </w:tcPr>
          <w:p w14:paraId="3342115F" w14:textId="77777777" w:rsidR="00B0438F" w:rsidRDefault="00000000">
            <w:pPr>
              <w:pStyle w:val="Compact"/>
              <w:rPr>
                <w:del w:id="1498" w:author="Bermond Scoggins" w:date="2024-05-11T21:45:00Z"/>
              </w:rPr>
            </w:pPr>
            <w:del w:id="1499" w:author="Bermond Scoggins" w:date="2024-05-11T21:45:00Z">
              <w:r>
                <w:delText>Studies</w:delText>
              </w:r>
            </w:del>
          </w:p>
        </w:tc>
        <w:tc>
          <w:tcPr>
            <w:tcW w:w="0" w:type="auto"/>
          </w:tcPr>
          <w:p w14:paraId="08A1327F" w14:textId="77777777" w:rsidR="00B0438F" w:rsidRDefault="00000000">
            <w:pPr>
              <w:pStyle w:val="Compact"/>
              <w:rPr>
                <w:del w:id="1500" w:author="Bermond Scoggins" w:date="2024-05-11T21:45:00Z"/>
              </w:rPr>
            </w:pPr>
            <w:del w:id="1501" w:author="Bermond Scoggins" w:date="2024-05-11T21:45:00Z">
              <w:r>
                <w:delText>IR</w:delText>
              </w:r>
            </w:del>
          </w:p>
        </w:tc>
        <w:tc>
          <w:tcPr>
            <w:tcW w:w="0" w:type="auto"/>
          </w:tcPr>
          <w:p w14:paraId="2B1AE278" w14:textId="77777777" w:rsidR="00B0438F" w:rsidRDefault="00000000">
            <w:pPr>
              <w:pStyle w:val="Compact"/>
              <w:rPr>
                <w:del w:id="1502" w:author="Bermond Scoggins" w:date="2024-05-11T21:45:00Z"/>
              </w:rPr>
            </w:pPr>
            <w:del w:id="1503" w:author="Bermond Scoggins" w:date="2024-05-11T21:45:00Z">
              <w:r>
                <w:delText>1,968</w:delText>
              </w:r>
            </w:del>
          </w:p>
        </w:tc>
        <w:tc>
          <w:tcPr>
            <w:tcW w:w="0" w:type="auto"/>
          </w:tcPr>
          <w:p w14:paraId="416ECF24" w14:textId="77777777" w:rsidR="00B0438F" w:rsidRDefault="00000000">
            <w:pPr>
              <w:pStyle w:val="Compact"/>
              <w:rPr>
                <w:del w:id="1504" w:author="Bermond Scoggins" w:date="2024-05-11T21:45:00Z"/>
              </w:rPr>
            </w:pPr>
            <w:del w:id="1505" w:author="Bermond Scoggins" w:date="2024-05-11T21:45:00Z">
              <w:r>
                <w:delText>2.93</w:delText>
              </w:r>
            </w:del>
          </w:p>
        </w:tc>
        <w:tc>
          <w:tcPr>
            <w:tcW w:w="0" w:type="auto"/>
          </w:tcPr>
          <w:p w14:paraId="530D5EBC" w14:textId="77777777" w:rsidR="00B0438F" w:rsidRDefault="00000000">
            <w:pPr>
              <w:pStyle w:val="Compact"/>
              <w:rPr>
                <w:del w:id="1506" w:author="Bermond Scoggins" w:date="2024-05-11T21:45:00Z"/>
              </w:rPr>
            </w:pPr>
            <w:del w:id="1507" w:author="Bermond Scoggins" w:date="2024-05-11T21:45:00Z">
              <w:r>
                <w:delText>Q2</w:delText>
              </w:r>
            </w:del>
          </w:p>
        </w:tc>
      </w:tr>
      <w:tr w:rsidR="00B0438F" w14:paraId="59051E5E" w14:textId="77777777">
        <w:trPr>
          <w:del w:id="1508" w:author="Bermond Scoggins" w:date="2024-05-11T21:45:00Z"/>
        </w:trPr>
        <w:tc>
          <w:tcPr>
            <w:tcW w:w="0" w:type="auto"/>
          </w:tcPr>
          <w:p w14:paraId="47689960" w14:textId="77777777" w:rsidR="00B0438F" w:rsidRDefault="00000000">
            <w:pPr>
              <w:pStyle w:val="Compact"/>
              <w:rPr>
                <w:del w:id="1509" w:author="Bermond Scoggins" w:date="2024-05-11T21:45:00Z"/>
              </w:rPr>
            </w:pPr>
            <w:del w:id="1510" w:author="Bermond Scoggins" w:date="2024-05-11T21:45:00Z">
              <w:r>
                <w:delText>Party Politics</w:delText>
              </w:r>
            </w:del>
          </w:p>
        </w:tc>
        <w:tc>
          <w:tcPr>
            <w:tcW w:w="0" w:type="auto"/>
          </w:tcPr>
          <w:p w14:paraId="12D0D949" w14:textId="77777777" w:rsidR="00B0438F" w:rsidRDefault="00000000">
            <w:pPr>
              <w:pStyle w:val="Compact"/>
              <w:rPr>
                <w:del w:id="1511" w:author="Bermond Scoggins" w:date="2024-05-11T21:45:00Z"/>
              </w:rPr>
            </w:pPr>
            <w:del w:id="1512" w:author="Bermond Scoggins" w:date="2024-05-11T21:45:00Z">
              <w:r>
                <w:delText>PS</w:delText>
              </w:r>
            </w:del>
          </w:p>
        </w:tc>
        <w:tc>
          <w:tcPr>
            <w:tcW w:w="0" w:type="auto"/>
          </w:tcPr>
          <w:p w14:paraId="712C7E16" w14:textId="77777777" w:rsidR="00B0438F" w:rsidRDefault="00000000">
            <w:pPr>
              <w:pStyle w:val="Compact"/>
              <w:rPr>
                <w:del w:id="1513" w:author="Bermond Scoggins" w:date="2024-05-11T21:45:00Z"/>
              </w:rPr>
            </w:pPr>
            <w:del w:id="1514" w:author="Bermond Scoggins" w:date="2024-05-11T21:45:00Z">
              <w:r>
                <w:delText>3,652</w:delText>
              </w:r>
            </w:del>
          </w:p>
        </w:tc>
        <w:tc>
          <w:tcPr>
            <w:tcW w:w="0" w:type="auto"/>
          </w:tcPr>
          <w:p w14:paraId="52EE1783" w14:textId="77777777" w:rsidR="00B0438F" w:rsidRDefault="00000000">
            <w:pPr>
              <w:pStyle w:val="Compact"/>
              <w:rPr>
                <w:del w:id="1515" w:author="Bermond Scoggins" w:date="2024-05-11T21:45:00Z"/>
              </w:rPr>
            </w:pPr>
            <w:del w:id="1516" w:author="Bermond Scoggins" w:date="2024-05-11T21:45:00Z">
              <w:r>
                <w:delText>2.829</w:delText>
              </w:r>
            </w:del>
          </w:p>
        </w:tc>
        <w:tc>
          <w:tcPr>
            <w:tcW w:w="0" w:type="auto"/>
          </w:tcPr>
          <w:p w14:paraId="1308F0A8" w14:textId="77777777" w:rsidR="00B0438F" w:rsidRDefault="00000000">
            <w:pPr>
              <w:pStyle w:val="Compact"/>
              <w:rPr>
                <w:del w:id="1517" w:author="Bermond Scoggins" w:date="2024-05-11T21:45:00Z"/>
              </w:rPr>
            </w:pPr>
            <w:del w:id="1518" w:author="Bermond Scoggins" w:date="2024-05-11T21:45:00Z">
              <w:r>
                <w:delText>Q2</w:delText>
              </w:r>
            </w:del>
          </w:p>
        </w:tc>
      </w:tr>
      <w:tr w:rsidR="00B0438F" w14:paraId="18442185" w14:textId="77777777">
        <w:trPr>
          <w:del w:id="1519" w:author="Bermond Scoggins" w:date="2024-05-11T21:45:00Z"/>
        </w:trPr>
        <w:tc>
          <w:tcPr>
            <w:tcW w:w="0" w:type="auto"/>
          </w:tcPr>
          <w:p w14:paraId="346AE4F9" w14:textId="77777777" w:rsidR="00B0438F" w:rsidRDefault="00000000">
            <w:pPr>
              <w:pStyle w:val="Compact"/>
              <w:rPr>
                <w:del w:id="1520" w:author="Bermond Scoggins" w:date="2024-05-11T21:45:00Z"/>
              </w:rPr>
            </w:pPr>
            <w:del w:id="1521" w:author="Bermond Scoggins" w:date="2024-05-11T21:45:00Z">
              <w:r>
                <w:delText>International Theory</w:delText>
              </w:r>
            </w:del>
          </w:p>
        </w:tc>
        <w:tc>
          <w:tcPr>
            <w:tcW w:w="0" w:type="auto"/>
          </w:tcPr>
          <w:p w14:paraId="03DF02B9" w14:textId="77777777" w:rsidR="00B0438F" w:rsidRDefault="00000000">
            <w:pPr>
              <w:pStyle w:val="Compact"/>
              <w:rPr>
                <w:del w:id="1522" w:author="Bermond Scoggins" w:date="2024-05-11T21:45:00Z"/>
              </w:rPr>
            </w:pPr>
            <w:del w:id="1523" w:author="Bermond Scoggins" w:date="2024-05-11T21:45:00Z">
              <w:r>
                <w:delText>PS</w:delText>
              </w:r>
            </w:del>
          </w:p>
        </w:tc>
        <w:tc>
          <w:tcPr>
            <w:tcW w:w="0" w:type="auto"/>
          </w:tcPr>
          <w:p w14:paraId="1D7813A7" w14:textId="77777777" w:rsidR="00B0438F" w:rsidRDefault="00000000">
            <w:pPr>
              <w:pStyle w:val="Compact"/>
              <w:rPr>
                <w:del w:id="1524" w:author="Bermond Scoggins" w:date="2024-05-11T21:45:00Z"/>
              </w:rPr>
            </w:pPr>
            <w:del w:id="1525" w:author="Bermond Scoggins" w:date="2024-05-11T21:45:00Z">
              <w:r>
                <w:delText>737</w:delText>
              </w:r>
            </w:del>
          </w:p>
        </w:tc>
        <w:tc>
          <w:tcPr>
            <w:tcW w:w="0" w:type="auto"/>
          </w:tcPr>
          <w:p w14:paraId="2296BA19" w14:textId="77777777" w:rsidR="00B0438F" w:rsidRDefault="00000000">
            <w:pPr>
              <w:pStyle w:val="Compact"/>
              <w:rPr>
                <w:del w:id="1526" w:author="Bermond Scoggins" w:date="2024-05-11T21:45:00Z"/>
              </w:rPr>
            </w:pPr>
            <w:del w:id="1527" w:author="Bermond Scoggins" w:date="2024-05-11T21:45:00Z">
              <w:r>
                <w:delText>2.778</w:delText>
              </w:r>
            </w:del>
          </w:p>
        </w:tc>
        <w:tc>
          <w:tcPr>
            <w:tcW w:w="0" w:type="auto"/>
          </w:tcPr>
          <w:p w14:paraId="0B6E0F0D" w14:textId="77777777" w:rsidR="00B0438F" w:rsidRDefault="00000000">
            <w:pPr>
              <w:pStyle w:val="Compact"/>
              <w:rPr>
                <w:del w:id="1528" w:author="Bermond Scoggins" w:date="2024-05-11T21:45:00Z"/>
              </w:rPr>
            </w:pPr>
            <w:del w:id="1529" w:author="Bermond Scoggins" w:date="2024-05-11T21:45:00Z">
              <w:r>
                <w:delText>Q2</w:delText>
              </w:r>
            </w:del>
          </w:p>
        </w:tc>
      </w:tr>
      <w:tr w:rsidR="00B0438F" w14:paraId="78713F5E" w14:textId="77777777">
        <w:trPr>
          <w:del w:id="1530" w:author="Bermond Scoggins" w:date="2024-05-11T21:45:00Z"/>
        </w:trPr>
        <w:tc>
          <w:tcPr>
            <w:tcW w:w="0" w:type="auto"/>
          </w:tcPr>
          <w:p w14:paraId="08C69CD9" w14:textId="77777777" w:rsidR="00B0438F" w:rsidRDefault="00000000">
            <w:pPr>
              <w:pStyle w:val="Compact"/>
              <w:rPr>
                <w:del w:id="1531" w:author="Bermond Scoggins" w:date="2024-05-11T21:45:00Z"/>
              </w:rPr>
            </w:pPr>
            <w:del w:id="1532" w:author="Bermond Scoggins" w:date="2024-05-11T21:45:00Z">
              <w:r>
                <w:delText>Terrorism And Political Violence</w:delText>
              </w:r>
            </w:del>
          </w:p>
        </w:tc>
        <w:tc>
          <w:tcPr>
            <w:tcW w:w="0" w:type="auto"/>
          </w:tcPr>
          <w:p w14:paraId="467BE6C8" w14:textId="77777777" w:rsidR="00B0438F" w:rsidRDefault="00000000">
            <w:pPr>
              <w:pStyle w:val="Compact"/>
              <w:rPr>
                <w:del w:id="1533" w:author="Bermond Scoggins" w:date="2024-05-11T21:45:00Z"/>
              </w:rPr>
            </w:pPr>
            <w:del w:id="1534" w:author="Bermond Scoggins" w:date="2024-05-11T21:45:00Z">
              <w:r>
                <w:delText>PS</w:delText>
              </w:r>
            </w:del>
          </w:p>
        </w:tc>
        <w:tc>
          <w:tcPr>
            <w:tcW w:w="0" w:type="auto"/>
          </w:tcPr>
          <w:p w14:paraId="1A51581B" w14:textId="77777777" w:rsidR="00B0438F" w:rsidRDefault="00000000">
            <w:pPr>
              <w:pStyle w:val="Compact"/>
              <w:rPr>
                <w:del w:id="1535" w:author="Bermond Scoggins" w:date="2024-05-11T21:45:00Z"/>
              </w:rPr>
            </w:pPr>
            <w:del w:id="1536" w:author="Bermond Scoggins" w:date="2024-05-11T21:45:00Z">
              <w:r>
                <w:delText>2,334</w:delText>
              </w:r>
            </w:del>
          </w:p>
        </w:tc>
        <w:tc>
          <w:tcPr>
            <w:tcW w:w="0" w:type="auto"/>
          </w:tcPr>
          <w:p w14:paraId="3DADC84B" w14:textId="77777777" w:rsidR="00B0438F" w:rsidRDefault="00000000">
            <w:pPr>
              <w:pStyle w:val="Compact"/>
              <w:rPr>
                <w:del w:id="1537" w:author="Bermond Scoggins" w:date="2024-05-11T21:45:00Z"/>
              </w:rPr>
            </w:pPr>
            <w:del w:id="1538" w:author="Bermond Scoggins" w:date="2024-05-11T21:45:00Z">
              <w:r>
                <w:delText>2.741</w:delText>
              </w:r>
            </w:del>
          </w:p>
        </w:tc>
        <w:tc>
          <w:tcPr>
            <w:tcW w:w="0" w:type="auto"/>
          </w:tcPr>
          <w:p w14:paraId="4EE9BFD5" w14:textId="77777777" w:rsidR="00B0438F" w:rsidRDefault="00000000">
            <w:pPr>
              <w:pStyle w:val="Compact"/>
              <w:rPr>
                <w:del w:id="1539" w:author="Bermond Scoggins" w:date="2024-05-11T21:45:00Z"/>
              </w:rPr>
            </w:pPr>
            <w:del w:id="1540" w:author="Bermond Scoggins" w:date="2024-05-11T21:45:00Z">
              <w:r>
                <w:delText>Q2</w:delText>
              </w:r>
            </w:del>
          </w:p>
        </w:tc>
      </w:tr>
      <w:tr w:rsidR="00B0438F" w14:paraId="7B523CCF" w14:textId="77777777">
        <w:trPr>
          <w:del w:id="1541" w:author="Bermond Scoggins" w:date="2024-05-11T21:45:00Z"/>
        </w:trPr>
        <w:tc>
          <w:tcPr>
            <w:tcW w:w="0" w:type="auto"/>
          </w:tcPr>
          <w:p w14:paraId="2B98F60E" w14:textId="77777777" w:rsidR="00B0438F" w:rsidRDefault="00000000">
            <w:pPr>
              <w:pStyle w:val="Compact"/>
              <w:rPr>
                <w:del w:id="1542" w:author="Bermond Scoggins" w:date="2024-05-11T21:45:00Z"/>
              </w:rPr>
            </w:pPr>
            <w:del w:id="1543" w:author="Bermond Scoggins" w:date="2024-05-11T21:45:00Z">
              <w:r>
                <w:delText>Review Of International Studies</w:delText>
              </w:r>
            </w:del>
          </w:p>
        </w:tc>
        <w:tc>
          <w:tcPr>
            <w:tcW w:w="0" w:type="auto"/>
          </w:tcPr>
          <w:p w14:paraId="26244922" w14:textId="77777777" w:rsidR="00B0438F" w:rsidRDefault="00000000">
            <w:pPr>
              <w:pStyle w:val="Compact"/>
              <w:rPr>
                <w:del w:id="1544" w:author="Bermond Scoggins" w:date="2024-05-11T21:45:00Z"/>
              </w:rPr>
            </w:pPr>
            <w:del w:id="1545" w:author="Bermond Scoggins" w:date="2024-05-11T21:45:00Z">
              <w:r>
                <w:delText>IR</w:delText>
              </w:r>
            </w:del>
          </w:p>
        </w:tc>
        <w:tc>
          <w:tcPr>
            <w:tcW w:w="0" w:type="auto"/>
          </w:tcPr>
          <w:p w14:paraId="59167338" w14:textId="77777777" w:rsidR="00B0438F" w:rsidRDefault="00000000">
            <w:pPr>
              <w:pStyle w:val="Compact"/>
              <w:rPr>
                <w:del w:id="1546" w:author="Bermond Scoggins" w:date="2024-05-11T21:45:00Z"/>
              </w:rPr>
            </w:pPr>
            <w:del w:id="1547" w:author="Bermond Scoggins" w:date="2024-05-11T21:45:00Z">
              <w:r>
                <w:delText>2,934</w:delText>
              </w:r>
            </w:del>
          </w:p>
        </w:tc>
        <w:tc>
          <w:tcPr>
            <w:tcW w:w="0" w:type="auto"/>
          </w:tcPr>
          <w:p w14:paraId="4D4F0B54" w14:textId="77777777" w:rsidR="00B0438F" w:rsidRDefault="00000000">
            <w:pPr>
              <w:pStyle w:val="Compact"/>
              <w:rPr>
                <w:del w:id="1548" w:author="Bermond Scoggins" w:date="2024-05-11T21:45:00Z"/>
              </w:rPr>
            </w:pPr>
            <w:del w:id="1549" w:author="Bermond Scoggins" w:date="2024-05-11T21:45:00Z">
              <w:r>
                <w:delText>2.73</w:delText>
              </w:r>
            </w:del>
          </w:p>
        </w:tc>
        <w:tc>
          <w:tcPr>
            <w:tcW w:w="0" w:type="auto"/>
          </w:tcPr>
          <w:p w14:paraId="6C726324" w14:textId="77777777" w:rsidR="00B0438F" w:rsidRDefault="00000000">
            <w:pPr>
              <w:pStyle w:val="Compact"/>
              <w:rPr>
                <w:del w:id="1550" w:author="Bermond Scoggins" w:date="2024-05-11T21:45:00Z"/>
              </w:rPr>
            </w:pPr>
            <w:del w:id="1551" w:author="Bermond Scoggins" w:date="2024-05-11T21:45:00Z">
              <w:r>
                <w:delText>Q2</w:delText>
              </w:r>
            </w:del>
          </w:p>
        </w:tc>
      </w:tr>
      <w:tr w:rsidR="00B0438F" w14:paraId="543C64AE" w14:textId="77777777">
        <w:trPr>
          <w:del w:id="1552" w:author="Bermond Scoggins" w:date="2024-05-11T21:45:00Z"/>
        </w:trPr>
        <w:tc>
          <w:tcPr>
            <w:tcW w:w="0" w:type="auto"/>
          </w:tcPr>
          <w:p w14:paraId="1CF3BE39" w14:textId="77777777" w:rsidR="00B0438F" w:rsidRDefault="00000000">
            <w:pPr>
              <w:pStyle w:val="Compact"/>
              <w:rPr>
                <w:del w:id="1553" w:author="Bermond Scoggins" w:date="2024-05-11T21:45:00Z"/>
              </w:rPr>
            </w:pPr>
            <w:del w:id="1554" w:author="Bermond Scoggins" w:date="2024-05-11T21:45:00Z">
              <w:r>
                <w:delText>Local Government Studies</w:delText>
              </w:r>
            </w:del>
          </w:p>
        </w:tc>
        <w:tc>
          <w:tcPr>
            <w:tcW w:w="0" w:type="auto"/>
          </w:tcPr>
          <w:p w14:paraId="4DD54F46" w14:textId="77777777" w:rsidR="00B0438F" w:rsidRDefault="00000000">
            <w:pPr>
              <w:pStyle w:val="Compact"/>
              <w:rPr>
                <w:del w:id="1555" w:author="Bermond Scoggins" w:date="2024-05-11T21:45:00Z"/>
              </w:rPr>
            </w:pPr>
            <w:del w:id="1556" w:author="Bermond Scoggins" w:date="2024-05-11T21:45:00Z">
              <w:r>
                <w:delText>PS</w:delText>
              </w:r>
            </w:del>
          </w:p>
        </w:tc>
        <w:tc>
          <w:tcPr>
            <w:tcW w:w="0" w:type="auto"/>
          </w:tcPr>
          <w:p w14:paraId="0B4EFD9C" w14:textId="77777777" w:rsidR="00B0438F" w:rsidRDefault="00000000">
            <w:pPr>
              <w:pStyle w:val="Compact"/>
              <w:rPr>
                <w:del w:id="1557" w:author="Bermond Scoggins" w:date="2024-05-11T21:45:00Z"/>
              </w:rPr>
            </w:pPr>
            <w:del w:id="1558" w:author="Bermond Scoggins" w:date="2024-05-11T21:45:00Z">
              <w:r>
                <w:delText>1,521</w:delText>
              </w:r>
            </w:del>
          </w:p>
        </w:tc>
        <w:tc>
          <w:tcPr>
            <w:tcW w:w="0" w:type="auto"/>
          </w:tcPr>
          <w:p w14:paraId="70640097" w14:textId="77777777" w:rsidR="00B0438F" w:rsidRDefault="00000000">
            <w:pPr>
              <w:pStyle w:val="Compact"/>
              <w:rPr>
                <w:del w:id="1559" w:author="Bermond Scoggins" w:date="2024-05-11T21:45:00Z"/>
              </w:rPr>
            </w:pPr>
            <w:del w:id="1560" w:author="Bermond Scoggins" w:date="2024-05-11T21:45:00Z">
              <w:r>
                <w:delText>2.726</w:delText>
              </w:r>
            </w:del>
          </w:p>
        </w:tc>
        <w:tc>
          <w:tcPr>
            <w:tcW w:w="0" w:type="auto"/>
          </w:tcPr>
          <w:p w14:paraId="4777A687" w14:textId="77777777" w:rsidR="00B0438F" w:rsidRDefault="00000000">
            <w:pPr>
              <w:pStyle w:val="Compact"/>
              <w:rPr>
                <w:del w:id="1561" w:author="Bermond Scoggins" w:date="2024-05-11T21:45:00Z"/>
              </w:rPr>
            </w:pPr>
            <w:del w:id="1562" w:author="Bermond Scoggins" w:date="2024-05-11T21:45:00Z">
              <w:r>
                <w:delText>Q2</w:delText>
              </w:r>
            </w:del>
          </w:p>
        </w:tc>
      </w:tr>
      <w:tr w:rsidR="00B0438F" w14:paraId="776C5405" w14:textId="77777777">
        <w:trPr>
          <w:del w:id="1563" w:author="Bermond Scoggins" w:date="2024-05-11T21:45:00Z"/>
        </w:trPr>
        <w:tc>
          <w:tcPr>
            <w:tcW w:w="0" w:type="auto"/>
          </w:tcPr>
          <w:p w14:paraId="2BEF46AC" w14:textId="77777777" w:rsidR="00B0438F" w:rsidRDefault="00000000">
            <w:pPr>
              <w:pStyle w:val="Compact"/>
              <w:rPr>
                <w:del w:id="1564" w:author="Bermond Scoggins" w:date="2024-05-11T21:45:00Z"/>
              </w:rPr>
            </w:pPr>
            <w:del w:id="1565" w:author="Bermond Scoggins" w:date="2024-05-11T21:45:00Z">
              <w:r>
                <w:delText>Political Science Quarterly</w:delText>
              </w:r>
            </w:del>
          </w:p>
        </w:tc>
        <w:tc>
          <w:tcPr>
            <w:tcW w:w="0" w:type="auto"/>
          </w:tcPr>
          <w:p w14:paraId="1576F7B3" w14:textId="77777777" w:rsidR="00B0438F" w:rsidRDefault="00000000">
            <w:pPr>
              <w:pStyle w:val="Compact"/>
              <w:rPr>
                <w:del w:id="1566" w:author="Bermond Scoggins" w:date="2024-05-11T21:45:00Z"/>
              </w:rPr>
            </w:pPr>
            <w:del w:id="1567" w:author="Bermond Scoggins" w:date="2024-05-11T21:45:00Z">
              <w:r>
                <w:delText>PS</w:delText>
              </w:r>
            </w:del>
          </w:p>
        </w:tc>
        <w:tc>
          <w:tcPr>
            <w:tcW w:w="0" w:type="auto"/>
          </w:tcPr>
          <w:p w14:paraId="10093EE2" w14:textId="77777777" w:rsidR="00B0438F" w:rsidRDefault="00000000">
            <w:pPr>
              <w:pStyle w:val="Compact"/>
              <w:rPr>
                <w:del w:id="1568" w:author="Bermond Scoggins" w:date="2024-05-11T21:45:00Z"/>
              </w:rPr>
            </w:pPr>
            <w:del w:id="1569" w:author="Bermond Scoggins" w:date="2024-05-11T21:45:00Z">
              <w:r>
                <w:delText>1,586</w:delText>
              </w:r>
            </w:del>
          </w:p>
        </w:tc>
        <w:tc>
          <w:tcPr>
            <w:tcW w:w="0" w:type="auto"/>
          </w:tcPr>
          <w:p w14:paraId="4DBE2810" w14:textId="77777777" w:rsidR="00B0438F" w:rsidRDefault="00000000">
            <w:pPr>
              <w:pStyle w:val="Compact"/>
              <w:rPr>
                <w:del w:id="1570" w:author="Bermond Scoggins" w:date="2024-05-11T21:45:00Z"/>
              </w:rPr>
            </w:pPr>
            <w:del w:id="1571" w:author="Bermond Scoggins" w:date="2024-05-11T21:45:00Z">
              <w:r>
                <w:delText>2.675</w:delText>
              </w:r>
            </w:del>
          </w:p>
        </w:tc>
        <w:tc>
          <w:tcPr>
            <w:tcW w:w="0" w:type="auto"/>
          </w:tcPr>
          <w:p w14:paraId="1313BDFD" w14:textId="77777777" w:rsidR="00B0438F" w:rsidRDefault="00000000">
            <w:pPr>
              <w:pStyle w:val="Compact"/>
              <w:rPr>
                <w:del w:id="1572" w:author="Bermond Scoggins" w:date="2024-05-11T21:45:00Z"/>
              </w:rPr>
            </w:pPr>
            <w:del w:id="1573" w:author="Bermond Scoggins" w:date="2024-05-11T21:45:00Z">
              <w:r>
                <w:delText>Q2</w:delText>
              </w:r>
            </w:del>
          </w:p>
        </w:tc>
      </w:tr>
      <w:tr w:rsidR="00B0438F" w14:paraId="44C5F406" w14:textId="77777777">
        <w:trPr>
          <w:del w:id="1574" w:author="Bermond Scoggins" w:date="2024-05-11T21:45:00Z"/>
        </w:trPr>
        <w:tc>
          <w:tcPr>
            <w:tcW w:w="0" w:type="auto"/>
          </w:tcPr>
          <w:p w14:paraId="11E03E1A" w14:textId="77777777" w:rsidR="00B0438F" w:rsidRDefault="00000000">
            <w:pPr>
              <w:pStyle w:val="Compact"/>
              <w:rPr>
                <w:del w:id="1575" w:author="Bermond Scoggins" w:date="2024-05-11T21:45:00Z"/>
              </w:rPr>
            </w:pPr>
            <w:del w:id="1576" w:author="Bermond Scoggins" w:date="2024-05-11T21:45:00Z">
              <w:r>
                <w:delText>International Studies Review</w:delText>
              </w:r>
            </w:del>
          </w:p>
        </w:tc>
        <w:tc>
          <w:tcPr>
            <w:tcW w:w="0" w:type="auto"/>
          </w:tcPr>
          <w:p w14:paraId="62BB2FB4" w14:textId="77777777" w:rsidR="00B0438F" w:rsidRDefault="00000000">
            <w:pPr>
              <w:pStyle w:val="Compact"/>
              <w:rPr>
                <w:del w:id="1577" w:author="Bermond Scoggins" w:date="2024-05-11T21:45:00Z"/>
              </w:rPr>
            </w:pPr>
            <w:del w:id="1578" w:author="Bermond Scoggins" w:date="2024-05-11T21:45:00Z">
              <w:r>
                <w:delText>PS</w:delText>
              </w:r>
            </w:del>
          </w:p>
        </w:tc>
        <w:tc>
          <w:tcPr>
            <w:tcW w:w="0" w:type="auto"/>
          </w:tcPr>
          <w:p w14:paraId="4221F870" w14:textId="77777777" w:rsidR="00B0438F" w:rsidRDefault="00000000">
            <w:pPr>
              <w:pStyle w:val="Compact"/>
              <w:rPr>
                <w:del w:id="1579" w:author="Bermond Scoggins" w:date="2024-05-11T21:45:00Z"/>
              </w:rPr>
            </w:pPr>
            <w:del w:id="1580" w:author="Bermond Scoggins" w:date="2024-05-11T21:45:00Z">
              <w:r>
                <w:delText>1,647</w:delText>
              </w:r>
            </w:del>
          </w:p>
        </w:tc>
        <w:tc>
          <w:tcPr>
            <w:tcW w:w="0" w:type="auto"/>
          </w:tcPr>
          <w:p w14:paraId="2C44B7AE" w14:textId="77777777" w:rsidR="00B0438F" w:rsidRDefault="00000000">
            <w:pPr>
              <w:pStyle w:val="Compact"/>
              <w:rPr>
                <w:del w:id="1581" w:author="Bermond Scoggins" w:date="2024-05-11T21:45:00Z"/>
              </w:rPr>
            </w:pPr>
            <w:del w:id="1582" w:author="Bermond Scoggins" w:date="2024-05-11T21:45:00Z">
              <w:r>
                <w:delText>2.658</w:delText>
              </w:r>
            </w:del>
          </w:p>
        </w:tc>
        <w:tc>
          <w:tcPr>
            <w:tcW w:w="0" w:type="auto"/>
          </w:tcPr>
          <w:p w14:paraId="634763A1" w14:textId="77777777" w:rsidR="00B0438F" w:rsidRDefault="00000000">
            <w:pPr>
              <w:pStyle w:val="Compact"/>
              <w:rPr>
                <w:del w:id="1583" w:author="Bermond Scoggins" w:date="2024-05-11T21:45:00Z"/>
              </w:rPr>
            </w:pPr>
            <w:del w:id="1584" w:author="Bermond Scoggins" w:date="2024-05-11T21:45:00Z">
              <w:r>
                <w:delText>Q2</w:delText>
              </w:r>
            </w:del>
          </w:p>
        </w:tc>
      </w:tr>
      <w:tr w:rsidR="00B0438F" w14:paraId="5A172F36" w14:textId="77777777">
        <w:trPr>
          <w:del w:id="1585" w:author="Bermond Scoggins" w:date="2024-05-11T21:45:00Z"/>
        </w:trPr>
        <w:tc>
          <w:tcPr>
            <w:tcW w:w="0" w:type="auto"/>
          </w:tcPr>
          <w:p w14:paraId="792F7087" w14:textId="77777777" w:rsidR="00B0438F" w:rsidRDefault="00000000">
            <w:pPr>
              <w:pStyle w:val="Compact"/>
              <w:rPr>
                <w:del w:id="1586" w:author="Bermond Scoggins" w:date="2024-05-11T21:45:00Z"/>
              </w:rPr>
            </w:pPr>
            <w:del w:id="1587" w:author="Bermond Scoggins" w:date="2024-05-11T21:45:00Z">
              <w:r>
                <w:delText>International Environmental</w:delText>
              </w:r>
            </w:del>
          </w:p>
        </w:tc>
        <w:tc>
          <w:tcPr>
            <w:tcW w:w="0" w:type="auto"/>
          </w:tcPr>
          <w:p w14:paraId="2BFCEFE4" w14:textId="77777777" w:rsidR="00B0438F" w:rsidRDefault="00B0438F">
            <w:pPr>
              <w:pStyle w:val="Compact"/>
              <w:rPr>
                <w:del w:id="1588" w:author="Bermond Scoggins" w:date="2024-05-11T21:45:00Z"/>
              </w:rPr>
            </w:pPr>
          </w:p>
        </w:tc>
        <w:tc>
          <w:tcPr>
            <w:tcW w:w="0" w:type="auto"/>
          </w:tcPr>
          <w:p w14:paraId="218BD99E" w14:textId="77777777" w:rsidR="00B0438F" w:rsidRDefault="00B0438F">
            <w:pPr>
              <w:pStyle w:val="Compact"/>
              <w:rPr>
                <w:del w:id="1589" w:author="Bermond Scoggins" w:date="2024-05-11T21:45:00Z"/>
              </w:rPr>
            </w:pPr>
          </w:p>
        </w:tc>
        <w:tc>
          <w:tcPr>
            <w:tcW w:w="0" w:type="auto"/>
          </w:tcPr>
          <w:p w14:paraId="0D28496F" w14:textId="77777777" w:rsidR="00B0438F" w:rsidRDefault="00B0438F">
            <w:pPr>
              <w:pStyle w:val="Compact"/>
              <w:rPr>
                <w:del w:id="1590" w:author="Bermond Scoggins" w:date="2024-05-11T21:45:00Z"/>
              </w:rPr>
            </w:pPr>
          </w:p>
        </w:tc>
        <w:tc>
          <w:tcPr>
            <w:tcW w:w="0" w:type="auto"/>
          </w:tcPr>
          <w:p w14:paraId="5D95E24B" w14:textId="77777777" w:rsidR="00B0438F" w:rsidRDefault="00B0438F">
            <w:pPr>
              <w:pStyle w:val="Compact"/>
              <w:rPr>
                <w:del w:id="1591" w:author="Bermond Scoggins" w:date="2024-05-11T21:45:00Z"/>
              </w:rPr>
            </w:pPr>
          </w:p>
        </w:tc>
      </w:tr>
      <w:tr w:rsidR="00B0438F" w14:paraId="41A6596C" w14:textId="77777777">
        <w:trPr>
          <w:del w:id="1592" w:author="Bermond Scoggins" w:date="2024-05-11T21:45:00Z"/>
        </w:trPr>
        <w:tc>
          <w:tcPr>
            <w:tcW w:w="0" w:type="auto"/>
          </w:tcPr>
          <w:p w14:paraId="467B0DE6" w14:textId="77777777" w:rsidR="00B0438F" w:rsidRDefault="00000000">
            <w:pPr>
              <w:pStyle w:val="Compact"/>
              <w:rPr>
                <w:del w:id="1593" w:author="Bermond Scoggins" w:date="2024-05-11T21:45:00Z"/>
              </w:rPr>
            </w:pPr>
            <w:del w:id="1594" w:author="Bermond Scoggins" w:date="2024-05-11T21:45:00Z">
              <w:r>
                <w:delText>Agreements-Politics Law And Economics</w:delText>
              </w:r>
            </w:del>
          </w:p>
        </w:tc>
        <w:tc>
          <w:tcPr>
            <w:tcW w:w="0" w:type="auto"/>
          </w:tcPr>
          <w:p w14:paraId="79D0FDE1" w14:textId="77777777" w:rsidR="00B0438F" w:rsidRDefault="00000000">
            <w:pPr>
              <w:pStyle w:val="Compact"/>
              <w:rPr>
                <w:del w:id="1595" w:author="Bermond Scoggins" w:date="2024-05-11T21:45:00Z"/>
              </w:rPr>
            </w:pPr>
            <w:del w:id="1596" w:author="Bermond Scoggins" w:date="2024-05-11T21:45:00Z">
              <w:r>
                <w:delText>PS</w:delText>
              </w:r>
            </w:del>
          </w:p>
        </w:tc>
        <w:tc>
          <w:tcPr>
            <w:tcW w:w="0" w:type="auto"/>
          </w:tcPr>
          <w:p w14:paraId="61A88BF5" w14:textId="77777777" w:rsidR="00B0438F" w:rsidRDefault="00000000">
            <w:pPr>
              <w:pStyle w:val="Compact"/>
              <w:rPr>
                <w:del w:id="1597" w:author="Bermond Scoggins" w:date="2024-05-11T21:45:00Z"/>
              </w:rPr>
            </w:pPr>
            <w:del w:id="1598" w:author="Bermond Scoggins" w:date="2024-05-11T21:45:00Z">
              <w:r>
                <w:delText>1,131</w:delText>
              </w:r>
            </w:del>
          </w:p>
        </w:tc>
        <w:tc>
          <w:tcPr>
            <w:tcW w:w="0" w:type="auto"/>
          </w:tcPr>
          <w:p w14:paraId="1A0E3383" w14:textId="77777777" w:rsidR="00B0438F" w:rsidRDefault="00000000">
            <w:pPr>
              <w:pStyle w:val="Compact"/>
              <w:rPr>
                <w:del w:id="1599" w:author="Bermond Scoggins" w:date="2024-05-11T21:45:00Z"/>
              </w:rPr>
            </w:pPr>
            <w:del w:id="1600" w:author="Bermond Scoggins" w:date="2024-05-11T21:45:00Z">
              <w:r>
                <w:delText>2.649</w:delText>
              </w:r>
            </w:del>
          </w:p>
        </w:tc>
        <w:tc>
          <w:tcPr>
            <w:tcW w:w="0" w:type="auto"/>
          </w:tcPr>
          <w:p w14:paraId="2DDAE595" w14:textId="77777777" w:rsidR="00B0438F" w:rsidRDefault="00000000">
            <w:pPr>
              <w:pStyle w:val="Compact"/>
              <w:rPr>
                <w:del w:id="1601" w:author="Bermond Scoggins" w:date="2024-05-11T21:45:00Z"/>
              </w:rPr>
            </w:pPr>
            <w:del w:id="1602" w:author="Bermond Scoggins" w:date="2024-05-11T21:45:00Z">
              <w:r>
                <w:delText>Q2</w:delText>
              </w:r>
            </w:del>
          </w:p>
        </w:tc>
      </w:tr>
      <w:tr w:rsidR="00B0438F" w14:paraId="25144309" w14:textId="77777777">
        <w:trPr>
          <w:del w:id="1603" w:author="Bermond Scoggins" w:date="2024-05-11T21:45:00Z"/>
        </w:trPr>
        <w:tc>
          <w:tcPr>
            <w:tcW w:w="0" w:type="auto"/>
          </w:tcPr>
          <w:p w14:paraId="25C16B56" w14:textId="77777777" w:rsidR="00B0438F" w:rsidRDefault="00000000">
            <w:pPr>
              <w:pStyle w:val="Compact"/>
              <w:rPr>
                <w:del w:id="1604" w:author="Bermond Scoggins" w:date="2024-05-11T21:45:00Z"/>
              </w:rPr>
            </w:pPr>
            <w:del w:id="1605" w:author="Bermond Scoggins" w:date="2024-05-11T21:45:00Z">
              <w:r>
                <w:delText>Contemporary Security Policy</w:delText>
              </w:r>
            </w:del>
          </w:p>
        </w:tc>
        <w:tc>
          <w:tcPr>
            <w:tcW w:w="0" w:type="auto"/>
          </w:tcPr>
          <w:p w14:paraId="083F99B0" w14:textId="77777777" w:rsidR="00B0438F" w:rsidRDefault="00000000">
            <w:pPr>
              <w:pStyle w:val="Compact"/>
              <w:rPr>
                <w:del w:id="1606" w:author="Bermond Scoggins" w:date="2024-05-11T21:45:00Z"/>
              </w:rPr>
            </w:pPr>
            <w:del w:id="1607" w:author="Bermond Scoggins" w:date="2024-05-11T21:45:00Z">
              <w:r>
                <w:delText>PS</w:delText>
              </w:r>
            </w:del>
          </w:p>
        </w:tc>
        <w:tc>
          <w:tcPr>
            <w:tcW w:w="0" w:type="auto"/>
          </w:tcPr>
          <w:p w14:paraId="0AF7A771" w14:textId="77777777" w:rsidR="00B0438F" w:rsidRDefault="00000000">
            <w:pPr>
              <w:pStyle w:val="Compact"/>
              <w:rPr>
                <w:del w:id="1608" w:author="Bermond Scoggins" w:date="2024-05-11T21:45:00Z"/>
              </w:rPr>
            </w:pPr>
            <w:del w:id="1609" w:author="Bermond Scoggins" w:date="2024-05-11T21:45:00Z">
              <w:r>
                <w:delText>710</w:delText>
              </w:r>
            </w:del>
          </w:p>
        </w:tc>
        <w:tc>
          <w:tcPr>
            <w:tcW w:w="0" w:type="auto"/>
          </w:tcPr>
          <w:p w14:paraId="59DF5DDC" w14:textId="77777777" w:rsidR="00B0438F" w:rsidRDefault="00000000">
            <w:pPr>
              <w:pStyle w:val="Compact"/>
              <w:rPr>
                <w:del w:id="1610" w:author="Bermond Scoggins" w:date="2024-05-11T21:45:00Z"/>
              </w:rPr>
            </w:pPr>
            <w:del w:id="1611" w:author="Bermond Scoggins" w:date="2024-05-11T21:45:00Z">
              <w:r>
                <w:delText>2.64</w:delText>
              </w:r>
            </w:del>
          </w:p>
        </w:tc>
        <w:tc>
          <w:tcPr>
            <w:tcW w:w="0" w:type="auto"/>
          </w:tcPr>
          <w:p w14:paraId="6920A985" w14:textId="77777777" w:rsidR="00B0438F" w:rsidRDefault="00000000">
            <w:pPr>
              <w:pStyle w:val="Compact"/>
              <w:rPr>
                <w:del w:id="1612" w:author="Bermond Scoggins" w:date="2024-05-11T21:45:00Z"/>
              </w:rPr>
            </w:pPr>
            <w:del w:id="1613" w:author="Bermond Scoggins" w:date="2024-05-11T21:45:00Z">
              <w:r>
                <w:delText>Q2</w:delText>
              </w:r>
            </w:del>
          </w:p>
        </w:tc>
      </w:tr>
      <w:tr w:rsidR="00B0438F" w14:paraId="68EF1E40" w14:textId="77777777">
        <w:trPr>
          <w:del w:id="1614" w:author="Bermond Scoggins" w:date="2024-05-11T21:45:00Z"/>
        </w:trPr>
        <w:tc>
          <w:tcPr>
            <w:tcW w:w="0" w:type="auto"/>
          </w:tcPr>
          <w:p w14:paraId="155C8371" w14:textId="77777777" w:rsidR="00B0438F" w:rsidRDefault="00000000">
            <w:pPr>
              <w:pStyle w:val="Compact"/>
              <w:rPr>
                <w:del w:id="1615" w:author="Bermond Scoggins" w:date="2024-05-11T21:45:00Z"/>
              </w:rPr>
            </w:pPr>
            <w:del w:id="1616" w:author="Bermond Scoggins" w:date="2024-05-11T21:45:00Z">
              <w:r>
                <w:delText>Mediterranean Politics</w:delText>
              </w:r>
            </w:del>
          </w:p>
        </w:tc>
        <w:tc>
          <w:tcPr>
            <w:tcW w:w="0" w:type="auto"/>
          </w:tcPr>
          <w:p w14:paraId="192B515B" w14:textId="77777777" w:rsidR="00B0438F" w:rsidRDefault="00000000">
            <w:pPr>
              <w:pStyle w:val="Compact"/>
              <w:rPr>
                <w:del w:id="1617" w:author="Bermond Scoggins" w:date="2024-05-11T21:45:00Z"/>
              </w:rPr>
            </w:pPr>
            <w:del w:id="1618" w:author="Bermond Scoggins" w:date="2024-05-11T21:45:00Z">
              <w:r>
                <w:delText>PS</w:delText>
              </w:r>
            </w:del>
          </w:p>
        </w:tc>
        <w:tc>
          <w:tcPr>
            <w:tcW w:w="0" w:type="auto"/>
          </w:tcPr>
          <w:p w14:paraId="2DDCD897" w14:textId="77777777" w:rsidR="00B0438F" w:rsidRDefault="00000000">
            <w:pPr>
              <w:pStyle w:val="Compact"/>
              <w:rPr>
                <w:del w:id="1619" w:author="Bermond Scoggins" w:date="2024-05-11T21:45:00Z"/>
              </w:rPr>
            </w:pPr>
            <w:del w:id="1620" w:author="Bermond Scoggins" w:date="2024-05-11T21:45:00Z">
              <w:r>
                <w:delText>683</w:delText>
              </w:r>
            </w:del>
          </w:p>
        </w:tc>
        <w:tc>
          <w:tcPr>
            <w:tcW w:w="0" w:type="auto"/>
          </w:tcPr>
          <w:p w14:paraId="0C6DEC1B" w14:textId="77777777" w:rsidR="00B0438F" w:rsidRDefault="00000000">
            <w:pPr>
              <w:pStyle w:val="Compact"/>
              <w:rPr>
                <w:del w:id="1621" w:author="Bermond Scoggins" w:date="2024-05-11T21:45:00Z"/>
              </w:rPr>
            </w:pPr>
            <w:del w:id="1622" w:author="Bermond Scoggins" w:date="2024-05-11T21:45:00Z">
              <w:r>
                <w:delText>2.588</w:delText>
              </w:r>
            </w:del>
          </w:p>
        </w:tc>
        <w:tc>
          <w:tcPr>
            <w:tcW w:w="0" w:type="auto"/>
          </w:tcPr>
          <w:p w14:paraId="700773B7" w14:textId="77777777" w:rsidR="00B0438F" w:rsidRDefault="00000000">
            <w:pPr>
              <w:pStyle w:val="Compact"/>
              <w:rPr>
                <w:del w:id="1623" w:author="Bermond Scoggins" w:date="2024-05-11T21:45:00Z"/>
              </w:rPr>
            </w:pPr>
            <w:del w:id="1624" w:author="Bermond Scoggins" w:date="2024-05-11T21:45:00Z">
              <w:r>
                <w:delText>Q2</w:delText>
              </w:r>
            </w:del>
          </w:p>
        </w:tc>
      </w:tr>
      <w:tr w:rsidR="00B0438F" w14:paraId="5A4FDB11" w14:textId="77777777">
        <w:trPr>
          <w:del w:id="1625" w:author="Bermond Scoggins" w:date="2024-05-11T21:45:00Z"/>
        </w:trPr>
        <w:tc>
          <w:tcPr>
            <w:tcW w:w="0" w:type="auto"/>
          </w:tcPr>
          <w:p w14:paraId="3868774F" w14:textId="77777777" w:rsidR="00B0438F" w:rsidRDefault="00000000">
            <w:pPr>
              <w:pStyle w:val="Compact"/>
              <w:rPr>
                <w:del w:id="1626" w:author="Bermond Scoggins" w:date="2024-05-11T21:45:00Z"/>
              </w:rPr>
            </w:pPr>
            <w:del w:id="1627" w:author="Bermond Scoggins" w:date="2024-05-11T21:45:00Z">
              <w:r>
                <w:delText>Conflict Management And Peace Science</w:delText>
              </w:r>
            </w:del>
          </w:p>
        </w:tc>
        <w:tc>
          <w:tcPr>
            <w:tcW w:w="0" w:type="auto"/>
          </w:tcPr>
          <w:p w14:paraId="1AB5E76B" w14:textId="77777777" w:rsidR="00B0438F" w:rsidRDefault="00000000">
            <w:pPr>
              <w:pStyle w:val="Compact"/>
              <w:rPr>
                <w:del w:id="1628" w:author="Bermond Scoggins" w:date="2024-05-11T21:45:00Z"/>
              </w:rPr>
            </w:pPr>
            <w:del w:id="1629" w:author="Bermond Scoggins" w:date="2024-05-11T21:45:00Z">
              <w:r>
                <w:delText>IR</w:delText>
              </w:r>
            </w:del>
          </w:p>
        </w:tc>
        <w:tc>
          <w:tcPr>
            <w:tcW w:w="0" w:type="auto"/>
          </w:tcPr>
          <w:p w14:paraId="4F7BC5EB" w14:textId="77777777" w:rsidR="00B0438F" w:rsidRDefault="00000000">
            <w:pPr>
              <w:pStyle w:val="Compact"/>
              <w:rPr>
                <w:del w:id="1630" w:author="Bermond Scoggins" w:date="2024-05-11T21:45:00Z"/>
              </w:rPr>
            </w:pPr>
            <w:del w:id="1631" w:author="Bermond Scoggins" w:date="2024-05-11T21:45:00Z">
              <w:r>
                <w:delText>1,496</w:delText>
              </w:r>
            </w:del>
          </w:p>
        </w:tc>
        <w:tc>
          <w:tcPr>
            <w:tcW w:w="0" w:type="auto"/>
          </w:tcPr>
          <w:p w14:paraId="5A649E3D" w14:textId="77777777" w:rsidR="00B0438F" w:rsidRDefault="00000000">
            <w:pPr>
              <w:pStyle w:val="Compact"/>
              <w:rPr>
                <w:del w:id="1632" w:author="Bermond Scoggins" w:date="2024-05-11T21:45:00Z"/>
              </w:rPr>
            </w:pPr>
            <w:del w:id="1633" w:author="Bermond Scoggins" w:date="2024-05-11T21:45:00Z">
              <w:r>
                <w:delText>2.563</w:delText>
              </w:r>
            </w:del>
          </w:p>
        </w:tc>
        <w:tc>
          <w:tcPr>
            <w:tcW w:w="0" w:type="auto"/>
          </w:tcPr>
          <w:p w14:paraId="61176A24" w14:textId="77777777" w:rsidR="00B0438F" w:rsidRDefault="00000000">
            <w:pPr>
              <w:pStyle w:val="Compact"/>
              <w:rPr>
                <w:del w:id="1634" w:author="Bermond Scoggins" w:date="2024-05-11T21:45:00Z"/>
              </w:rPr>
            </w:pPr>
            <w:del w:id="1635" w:author="Bermond Scoggins" w:date="2024-05-11T21:45:00Z">
              <w:r>
                <w:delText>Q2</w:delText>
              </w:r>
            </w:del>
          </w:p>
        </w:tc>
      </w:tr>
      <w:tr w:rsidR="00B0438F" w14:paraId="02060EDE" w14:textId="77777777">
        <w:trPr>
          <w:del w:id="1636" w:author="Bermond Scoggins" w:date="2024-05-11T21:45:00Z"/>
        </w:trPr>
        <w:tc>
          <w:tcPr>
            <w:tcW w:w="0" w:type="auto"/>
          </w:tcPr>
          <w:p w14:paraId="4493FBE9" w14:textId="77777777" w:rsidR="00B0438F" w:rsidRDefault="00000000">
            <w:pPr>
              <w:pStyle w:val="Compact"/>
              <w:rPr>
                <w:del w:id="1637" w:author="Bermond Scoggins" w:date="2024-05-11T21:45:00Z"/>
              </w:rPr>
            </w:pPr>
            <w:del w:id="1638" w:author="Bermond Scoggins" w:date="2024-05-11T21:45:00Z">
              <w:r>
                <w:delText>Political Research Quarterly</w:delText>
              </w:r>
            </w:del>
          </w:p>
        </w:tc>
        <w:tc>
          <w:tcPr>
            <w:tcW w:w="0" w:type="auto"/>
          </w:tcPr>
          <w:p w14:paraId="7C33E039" w14:textId="77777777" w:rsidR="00B0438F" w:rsidRDefault="00000000">
            <w:pPr>
              <w:pStyle w:val="Compact"/>
              <w:rPr>
                <w:del w:id="1639" w:author="Bermond Scoggins" w:date="2024-05-11T21:45:00Z"/>
              </w:rPr>
            </w:pPr>
            <w:del w:id="1640" w:author="Bermond Scoggins" w:date="2024-05-11T21:45:00Z">
              <w:r>
                <w:delText>PS</w:delText>
              </w:r>
            </w:del>
          </w:p>
        </w:tc>
        <w:tc>
          <w:tcPr>
            <w:tcW w:w="0" w:type="auto"/>
          </w:tcPr>
          <w:p w14:paraId="6D2DEEF4" w14:textId="77777777" w:rsidR="00B0438F" w:rsidRDefault="00000000">
            <w:pPr>
              <w:pStyle w:val="Compact"/>
              <w:rPr>
                <w:del w:id="1641" w:author="Bermond Scoggins" w:date="2024-05-11T21:45:00Z"/>
              </w:rPr>
            </w:pPr>
            <w:del w:id="1642" w:author="Bermond Scoggins" w:date="2024-05-11T21:45:00Z">
              <w:r>
                <w:delText>5,025</w:delText>
              </w:r>
            </w:del>
          </w:p>
        </w:tc>
        <w:tc>
          <w:tcPr>
            <w:tcW w:w="0" w:type="auto"/>
          </w:tcPr>
          <w:p w14:paraId="1634F769" w14:textId="77777777" w:rsidR="00B0438F" w:rsidRDefault="00000000">
            <w:pPr>
              <w:pStyle w:val="Compact"/>
              <w:rPr>
                <w:del w:id="1643" w:author="Bermond Scoggins" w:date="2024-05-11T21:45:00Z"/>
              </w:rPr>
            </w:pPr>
            <w:del w:id="1644" w:author="Bermond Scoggins" w:date="2024-05-11T21:45:00Z">
              <w:r>
                <w:delText>2.556</w:delText>
              </w:r>
            </w:del>
          </w:p>
        </w:tc>
        <w:tc>
          <w:tcPr>
            <w:tcW w:w="0" w:type="auto"/>
          </w:tcPr>
          <w:p w14:paraId="090438DC" w14:textId="77777777" w:rsidR="00B0438F" w:rsidRDefault="00000000">
            <w:pPr>
              <w:pStyle w:val="Compact"/>
              <w:rPr>
                <w:del w:id="1645" w:author="Bermond Scoggins" w:date="2024-05-11T21:45:00Z"/>
              </w:rPr>
            </w:pPr>
            <w:del w:id="1646" w:author="Bermond Scoggins" w:date="2024-05-11T21:45:00Z">
              <w:r>
                <w:delText>Q2</w:delText>
              </w:r>
            </w:del>
          </w:p>
        </w:tc>
      </w:tr>
      <w:tr w:rsidR="00B0438F" w14:paraId="51154316" w14:textId="77777777">
        <w:trPr>
          <w:del w:id="1647" w:author="Bermond Scoggins" w:date="2024-05-11T21:45:00Z"/>
        </w:trPr>
        <w:tc>
          <w:tcPr>
            <w:tcW w:w="0" w:type="auto"/>
          </w:tcPr>
          <w:p w14:paraId="3D74FDF1" w14:textId="77777777" w:rsidR="00B0438F" w:rsidRDefault="00000000">
            <w:pPr>
              <w:pStyle w:val="Compact"/>
              <w:rPr>
                <w:del w:id="1648" w:author="Bermond Scoggins" w:date="2024-05-11T21:45:00Z"/>
              </w:rPr>
            </w:pPr>
            <w:del w:id="1649" w:author="Bermond Scoggins" w:date="2024-05-11T21:45:00Z">
              <w:r>
                <w:delText>British Politics</w:delText>
              </w:r>
            </w:del>
          </w:p>
        </w:tc>
        <w:tc>
          <w:tcPr>
            <w:tcW w:w="0" w:type="auto"/>
          </w:tcPr>
          <w:p w14:paraId="4C3ECF3C" w14:textId="77777777" w:rsidR="00B0438F" w:rsidRDefault="00000000">
            <w:pPr>
              <w:pStyle w:val="Compact"/>
              <w:rPr>
                <w:del w:id="1650" w:author="Bermond Scoggins" w:date="2024-05-11T21:45:00Z"/>
              </w:rPr>
            </w:pPr>
            <w:del w:id="1651" w:author="Bermond Scoggins" w:date="2024-05-11T21:45:00Z">
              <w:r>
                <w:delText>PS</w:delText>
              </w:r>
            </w:del>
          </w:p>
        </w:tc>
        <w:tc>
          <w:tcPr>
            <w:tcW w:w="0" w:type="auto"/>
          </w:tcPr>
          <w:p w14:paraId="20A1029F" w14:textId="77777777" w:rsidR="00B0438F" w:rsidRDefault="00000000">
            <w:pPr>
              <w:pStyle w:val="Compact"/>
              <w:rPr>
                <w:del w:id="1652" w:author="Bermond Scoggins" w:date="2024-05-11T21:45:00Z"/>
              </w:rPr>
            </w:pPr>
            <w:del w:id="1653" w:author="Bermond Scoggins" w:date="2024-05-11T21:45:00Z">
              <w:r>
                <w:delText>464</w:delText>
              </w:r>
            </w:del>
          </w:p>
        </w:tc>
        <w:tc>
          <w:tcPr>
            <w:tcW w:w="0" w:type="auto"/>
          </w:tcPr>
          <w:p w14:paraId="5BEE4EB9" w14:textId="77777777" w:rsidR="00B0438F" w:rsidRDefault="00000000">
            <w:pPr>
              <w:pStyle w:val="Compact"/>
              <w:rPr>
                <w:del w:id="1654" w:author="Bermond Scoggins" w:date="2024-05-11T21:45:00Z"/>
              </w:rPr>
            </w:pPr>
            <w:del w:id="1655" w:author="Bermond Scoggins" w:date="2024-05-11T21:45:00Z">
              <w:r>
                <w:delText>2.54</w:delText>
              </w:r>
            </w:del>
          </w:p>
        </w:tc>
        <w:tc>
          <w:tcPr>
            <w:tcW w:w="0" w:type="auto"/>
          </w:tcPr>
          <w:p w14:paraId="604EFB8D" w14:textId="77777777" w:rsidR="00B0438F" w:rsidRDefault="00000000">
            <w:pPr>
              <w:pStyle w:val="Compact"/>
              <w:rPr>
                <w:del w:id="1656" w:author="Bermond Scoggins" w:date="2024-05-11T21:45:00Z"/>
              </w:rPr>
            </w:pPr>
            <w:del w:id="1657" w:author="Bermond Scoggins" w:date="2024-05-11T21:45:00Z">
              <w:r>
                <w:delText>Q2</w:delText>
              </w:r>
            </w:del>
          </w:p>
        </w:tc>
      </w:tr>
      <w:tr w:rsidR="00B0438F" w14:paraId="7873D765" w14:textId="77777777">
        <w:trPr>
          <w:del w:id="1658" w:author="Bermond Scoggins" w:date="2024-05-11T21:45:00Z"/>
        </w:trPr>
        <w:tc>
          <w:tcPr>
            <w:tcW w:w="0" w:type="auto"/>
          </w:tcPr>
          <w:p w14:paraId="37BB8E4A" w14:textId="77777777" w:rsidR="00B0438F" w:rsidRDefault="00000000">
            <w:pPr>
              <w:pStyle w:val="Compact"/>
              <w:rPr>
                <w:del w:id="1659" w:author="Bermond Scoggins" w:date="2024-05-11T21:45:00Z"/>
              </w:rPr>
            </w:pPr>
            <w:del w:id="1660" w:author="Bermond Scoggins" w:date="2024-05-11T21:45:00Z">
              <w:r>
                <w:delText>Journal Of Public Policy</w:delText>
              </w:r>
            </w:del>
          </w:p>
        </w:tc>
        <w:tc>
          <w:tcPr>
            <w:tcW w:w="0" w:type="auto"/>
          </w:tcPr>
          <w:p w14:paraId="314E8AEB" w14:textId="77777777" w:rsidR="00B0438F" w:rsidRDefault="00000000">
            <w:pPr>
              <w:pStyle w:val="Compact"/>
              <w:rPr>
                <w:del w:id="1661" w:author="Bermond Scoggins" w:date="2024-05-11T21:45:00Z"/>
              </w:rPr>
            </w:pPr>
            <w:del w:id="1662" w:author="Bermond Scoggins" w:date="2024-05-11T21:45:00Z">
              <w:r>
                <w:delText>PS</w:delText>
              </w:r>
            </w:del>
          </w:p>
        </w:tc>
        <w:tc>
          <w:tcPr>
            <w:tcW w:w="0" w:type="auto"/>
          </w:tcPr>
          <w:p w14:paraId="2D3431A3" w14:textId="77777777" w:rsidR="00B0438F" w:rsidRDefault="00000000">
            <w:pPr>
              <w:pStyle w:val="Compact"/>
              <w:rPr>
                <w:del w:id="1663" w:author="Bermond Scoggins" w:date="2024-05-11T21:45:00Z"/>
              </w:rPr>
            </w:pPr>
            <w:del w:id="1664" w:author="Bermond Scoggins" w:date="2024-05-11T21:45:00Z">
              <w:r>
                <w:delText>1,533</w:delText>
              </w:r>
            </w:del>
          </w:p>
        </w:tc>
        <w:tc>
          <w:tcPr>
            <w:tcW w:w="0" w:type="auto"/>
          </w:tcPr>
          <w:p w14:paraId="46611301" w14:textId="77777777" w:rsidR="00B0438F" w:rsidRDefault="00000000">
            <w:pPr>
              <w:pStyle w:val="Compact"/>
              <w:rPr>
                <w:del w:id="1665" w:author="Bermond Scoggins" w:date="2024-05-11T21:45:00Z"/>
              </w:rPr>
            </w:pPr>
            <w:del w:id="1666" w:author="Bermond Scoggins" w:date="2024-05-11T21:45:00Z">
              <w:r>
                <w:delText>2.513</w:delText>
              </w:r>
            </w:del>
          </w:p>
        </w:tc>
        <w:tc>
          <w:tcPr>
            <w:tcW w:w="0" w:type="auto"/>
          </w:tcPr>
          <w:p w14:paraId="1522F092" w14:textId="77777777" w:rsidR="00B0438F" w:rsidRDefault="00000000">
            <w:pPr>
              <w:pStyle w:val="Compact"/>
              <w:rPr>
                <w:del w:id="1667" w:author="Bermond Scoggins" w:date="2024-05-11T21:45:00Z"/>
              </w:rPr>
            </w:pPr>
            <w:del w:id="1668" w:author="Bermond Scoggins" w:date="2024-05-11T21:45:00Z">
              <w:r>
                <w:delText>Q2</w:delText>
              </w:r>
            </w:del>
          </w:p>
        </w:tc>
      </w:tr>
      <w:tr w:rsidR="00B0438F" w14:paraId="6FCDA00F" w14:textId="77777777">
        <w:trPr>
          <w:del w:id="1669" w:author="Bermond Scoggins" w:date="2024-05-11T21:45:00Z"/>
        </w:trPr>
        <w:tc>
          <w:tcPr>
            <w:tcW w:w="0" w:type="auto"/>
          </w:tcPr>
          <w:p w14:paraId="0F1B2D0A" w14:textId="77777777" w:rsidR="00B0438F" w:rsidRDefault="00000000">
            <w:pPr>
              <w:pStyle w:val="Compact"/>
              <w:rPr>
                <w:del w:id="1670" w:author="Bermond Scoggins" w:date="2024-05-11T21:45:00Z"/>
              </w:rPr>
            </w:pPr>
            <w:del w:id="1671" w:author="Bermond Scoggins" w:date="2024-05-11T21:45:00Z">
              <w:r>
                <w:delText>International Studies Perspectives</w:delText>
              </w:r>
            </w:del>
          </w:p>
        </w:tc>
        <w:tc>
          <w:tcPr>
            <w:tcW w:w="0" w:type="auto"/>
          </w:tcPr>
          <w:p w14:paraId="209B88F7" w14:textId="77777777" w:rsidR="00B0438F" w:rsidRDefault="00000000">
            <w:pPr>
              <w:pStyle w:val="Compact"/>
              <w:rPr>
                <w:del w:id="1672" w:author="Bermond Scoggins" w:date="2024-05-11T21:45:00Z"/>
              </w:rPr>
            </w:pPr>
            <w:del w:id="1673" w:author="Bermond Scoggins" w:date="2024-05-11T21:45:00Z">
              <w:r>
                <w:delText>IR</w:delText>
              </w:r>
            </w:del>
          </w:p>
        </w:tc>
        <w:tc>
          <w:tcPr>
            <w:tcW w:w="0" w:type="auto"/>
          </w:tcPr>
          <w:p w14:paraId="09E22547" w14:textId="77777777" w:rsidR="00B0438F" w:rsidRDefault="00000000">
            <w:pPr>
              <w:pStyle w:val="Compact"/>
              <w:rPr>
                <w:del w:id="1674" w:author="Bermond Scoggins" w:date="2024-05-11T21:45:00Z"/>
              </w:rPr>
            </w:pPr>
            <w:del w:id="1675" w:author="Bermond Scoggins" w:date="2024-05-11T21:45:00Z">
              <w:r>
                <w:delText>871</w:delText>
              </w:r>
            </w:del>
          </w:p>
        </w:tc>
        <w:tc>
          <w:tcPr>
            <w:tcW w:w="0" w:type="auto"/>
          </w:tcPr>
          <w:p w14:paraId="43BCDB73" w14:textId="77777777" w:rsidR="00B0438F" w:rsidRDefault="00000000">
            <w:pPr>
              <w:pStyle w:val="Compact"/>
              <w:rPr>
                <w:del w:id="1676" w:author="Bermond Scoggins" w:date="2024-05-11T21:45:00Z"/>
              </w:rPr>
            </w:pPr>
            <w:del w:id="1677" w:author="Bermond Scoggins" w:date="2024-05-11T21:45:00Z">
              <w:r>
                <w:delText>2.5</w:delText>
              </w:r>
            </w:del>
          </w:p>
        </w:tc>
        <w:tc>
          <w:tcPr>
            <w:tcW w:w="0" w:type="auto"/>
          </w:tcPr>
          <w:p w14:paraId="3F3BAFA2" w14:textId="77777777" w:rsidR="00B0438F" w:rsidRDefault="00000000">
            <w:pPr>
              <w:pStyle w:val="Compact"/>
              <w:rPr>
                <w:del w:id="1678" w:author="Bermond Scoggins" w:date="2024-05-11T21:45:00Z"/>
              </w:rPr>
            </w:pPr>
            <w:del w:id="1679" w:author="Bermond Scoggins" w:date="2024-05-11T21:45:00Z">
              <w:r>
                <w:delText>Q2</w:delText>
              </w:r>
            </w:del>
          </w:p>
        </w:tc>
      </w:tr>
      <w:tr w:rsidR="00B0438F" w14:paraId="28A1BC11" w14:textId="77777777">
        <w:trPr>
          <w:del w:id="1680" w:author="Bermond Scoggins" w:date="2024-05-11T21:45:00Z"/>
        </w:trPr>
        <w:tc>
          <w:tcPr>
            <w:tcW w:w="0" w:type="auto"/>
          </w:tcPr>
          <w:p w14:paraId="3E8240DB" w14:textId="77777777" w:rsidR="00B0438F" w:rsidRDefault="00000000">
            <w:pPr>
              <w:pStyle w:val="Compact"/>
              <w:rPr>
                <w:del w:id="1681" w:author="Bermond Scoggins" w:date="2024-05-11T21:45:00Z"/>
              </w:rPr>
            </w:pPr>
            <w:del w:id="1682" w:author="Bermond Scoggins" w:date="2024-05-11T21:45:00Z">
              <w:r>
                <w:delText>Politics</w:delText>
              </w:r>
            </w:del>
          </w:p>
        </w:tc>
        <w:tc>
          <w:tcPr>
            <w:tcW w:w="0" w:type="auto"/>
          </w:tcPr>
          <w:p w14:paraId="25FEF07F" w14:textId="77777777" w:rsidR="00B0438F" w:rsidRDefault="00000000">
            <w:pPr>
              <w:pStyle w:val="Compact"/>
              <w:rPr>
                <w:del w:id="1683" w:author="Bermond Scoggins" w:date="2024-05-11T21:45:00Z"/>
              </w:rPr>
            </w:pPr>
            <w:del w:id="1684" w:author="Bermond Scoggins" w:date="2024-05-11T21:45:00Z">
              <w:r>
                <w:delText>PS</w:delText>
              </w:r>
            </w:del>
          </w:p>
        </w:tc>
        <w:tc>
          <w:tcPr>
            <w:tcW w:w="0" w:type="auto"/>
          </w:tcPr>
          <w:p w14:paraId="405CF0EF" w14:textId="77777777" w:rsidR="00B0438F" w:rsidRDefault="00000000">
            <w:pPr>
              <w:pStyle w:val="Compact"/>
              <w:rPr>
                <w:del w:id="1685" w:author="Bermond Scoggins" w:date="2024-05-11T21:45:00Z"/>
              </w:rPr>
            </w:pPr>
            <w:del w:id="1686" w:author="Bermond Scoggins" w:date="2024-05-11T21:45:00Z">
              <w:r>
                <w:delText>1,047</w:delText>
              </w:r>
            </w:del>
          </w:p>
        </w:tc>
        <w:tc>
          <w:tcPr>
            <w:tcW w:w="0" w:type="auto"/>
          </w:tcPr>
          <w:p w14:paraId="4893CE86" w14:textId="77777777" w:rsidR="00B0438F" w:rsidRDefault="00000000">
            <w:pPr>
              <w:pStyle w:val="Compact"/>
              <w:rPr>
                <w:del w:id="1687" w:author="Bermond Scoggins" w:date="2024-05-11T21:45:00Z"/>
              </w:rPr>
            </w:pPr>
            <w:del w:id="1688" w:author="Bermond Scoggins" w:date="2024-05-11T21:45:00Z">
              <w:r>
                <w:delText>2.492</w:delText>
              </w:r>
            </w:del>
          </w:p>
        </w:tc>
        <w:tc>
          <w:tcPr>
            <w:tcW w:w="0" w:type="auto"/>
          </w:tcPr>
          <w:p w14:paraId="6966D261" w14:textId="77777777" w:rsidR="00B0438F" w:rsidRDefault="00000000">
            <w:pPr>
              <w:pStyle w:val="Compact"/>
              <w:rPr>
                <w:del w:id="1689" w:author="Bermond Scoggins" w:date="2024-05-11T21:45:00Z"/>
              </w:rPr>
            </w:pPr>
            <w:del w:id="1690" w:author="Bermond Scoggins" w:date="2024-05-11T21:45:00Z">
              <w:r>
                <w:delText>Q2</w:delText>
              </w:r>
            </w:del>
          </w:p>
        </w:tc>
      </w:tr>
      <w:tr w:rsidR="00B0438F" w14:paraId="03D74E18" w14:textId="77777777">
        <w:trPr>
          <w:del w:id="1691" w:author="Bermond Scoggins" w:date="2024-05-11T21:45:00Z"/>
        </w:trPr>
        <w:tc>
          <w:tcPr>
            <w:tcW w:w="0" w:type="auto"/>
          </w:tcPr>
          <w:p w14:paraId="5FB89012" w14:textId="77777777" w:rsidR="00B0438F" w:rsidRDefault="00000000">
            <w:pPr>
              <w:pStyle w:val="Compact"/>
              <w:rPr>
                <w:del w:id="1692" w:author="Bermond Scoggins" w:date="2024-05-11T21:45:00Z"/>
              </w:rPr>
            </w:pPr>
            <w:del w:id="1693" w:author="Bermond Scoggins" w:date="2024-05-11T21:45:00Z">
              <w:r>
                <w:delText>Ps-Political Science &amp; Politics</w:delText>
              </w:r>
            </w:del>
          </w:p>
        </w:tc>
        <w:tc>
          <w:tcPr>
            <w:tcW w:w="0" w:type="auto"/>
          </w:tcPr>
          <w:p w14:paraId="467BEFB6" w14:textId="77777777" w:rsidR="00B0438F" w:rsidRDefault="00000000">
            <w:pPr>
              <w:pStyle w:val="Compact"/>
              <w:rPr>
                <w:del w:id="1694" w:author="Bermond Scoggins" w:date="2024-05-11T21:45:00Z"/>
              </w:rPr>
            </w:pPr>
            <w:del w:id="1695" w:author="Bermond Scoggins" w:date="2024-05-11T21:45:00Z">
              <w:r>
                <w:delText>PS</w:delText>
              </w:r>
            </w:del>
          </w:p>
        </w:tc>
        <w:tc>
          <w:tcPr>
            <w:tcW w:w="0" w:type="auto"/>
          </w:tcPr>
          <w:p w14:paraId="1BA7E58C" w14:textId="77777777" w:rsidR="00B0438F" w:rsidRDefault="00000000">
            <w:pPr>
              <w:pStyle w:val="Compact"/>
              <w:rPr>
                <w:del w:id="1696" w:author="Bermond Scoggins" w:date="2024-05-11T21:45:00Z"/>
              </w:rPr>
            </w:pPr>
            <w:del w:id="1697" w:author="Bermond Scoggins" w:date="2024-05-11T21:45:00Z">
              <w:r>
                <w:delText>3,244</w:delText>
              </w:r>
            </w:del>
          </w:p>
        </w:tc>
        <w:tc>
          <w:tcPr>
            <w:tcW w:w="0" w:type="auto"/>
          </w:tcPr>
          <w:p w14:paraId="131DE9D4" w14:textId="77777777" w:rsidR="00B0438F" w:rsidRDefault="00000000">
            <w:pPr>
              <w:pStyle w:val="Compact"/>
              <w:rPr>
                <w:del w:id="1698" w:author="Bermond Scoggins" w:date="2024-05-11T21:45:00Z"/>
              </w:rPr>
            </w:pPr>
            <w:del w:id="1699" w:author="Bermond Scoggins" w:date="2024-05-11T21:45:00Z">
              <w:r>
                <w:delText>2.472</w:delText>
              </w:r>
            </w:del>
          </w:p>
        </w:tc>
        <w:tc>
          <w:tcPr>
            <w:tcW w:w="0" w:type="auto"/>
          </w:tcPr>
          <w:p w14:paraId="7DA025CE" w14:textId="77777777" w:rsidR="00B0438F" w:rsidRDefault="00000000">
            <w:pPr>
              <w:pStyle w:val="Compact"/>
              <w:rPr>
                <w:del w:id="1700" w:author="Bermond Scoggins" w:date="2024-05-11T21:45:00Z"/>
              </w:rPr>
            </w:pPr>
            <w:del w:id="1701" w:author="Bermond Scoggins" w:date="2024-05-11T21:45:00Z">
              <w:r>
                <w:delText>Q2</w:delText>
              </w:r>
            </w:del>
          </w:p>
        </w:tc>
      </w:tr>
      <w:tr w:rsidR="00B0438F" w14:paraId="525EB81D" w14:textId="77777777">
        <w:trPr>
          <w:del w:id="1702" w:author="Bermond Scoggins" w:date="2024-05-11T21:45:00Z"/>
        </w:trPr>
        <w:tc>
          <w:tcPr>
            <w:tcW w:w="0" w:type="auto"/>
          </w:tcPr>
          <w:p w14:paraId="75DBA4BD" w14:textId="77777777" w:rsidR="00B0438F" w:rsidRDefault="00000000">
            <w:pPr>
              <w:pStyle w:val="Compact"/>
              <w:rPr>
                <w:del w:id="1703" w:author="Bermond Scoggins" w:date="2024-05-11T21:45:00Z"/>
              </w:rPr>
            </w:pPr>
            <w:del w:id="1704" w:author="Bermond Scoggins" w:date="2024-05-11T21:45:00Z">
              <w:r>
                <w:delText>Publius-The Journal Of Federalism</w:delText>
              </w:r>
            </w:del>
          </w:p>
        </w:tc>
        <w:tc>
          <w:tcPr>
            <w:tcW w:w="0" w:type="auto"/>
          </w:tcPr>
          <w:p w14:paraId="064BE571" w14:textId="77777777" w:rsidR="00B0438F" w:rsidRDefault="00000000">
            <w:pPr>
              <w:pStyle w:val="Compact"/>
              <w:rPr>
                <w:del w:id="1705" w:author="Bermond Scoggins" w:date="2024-05-11T21:45:00Z"/>
              </w:rPr>
            </w:pPr>
            <w:del w:id="1706" w:author="Bermond Scoggins" w:date="2024-05-11T21:45:00Z">
              <w:r>
                <w:delText>PS</w:delText>
              </w:r>
            </w:del>
          </w:p>
        </w:tc>
        <w:tc>
          <w:tcPr>
            <w:tcW w:w="0" w:type="auto"/>
          </w:tcPr>
          <w:p w14:paraId="28ADE06A" w14:textId="77777777" w:rsidR="00B0438F" w:rsidRDefault="00000000">
            <w:pPr>
              <w:pStyle w:val="Compact"/>
              <w:rPr>
                <w:del w:id="1707" w:author="Bermond Scoggins" w:date="2024-05-11T21:45:00Z"/>
              </w:rPr>
            </w:pPr>
            <w:del w:id="1708" w:author="Bermond Scoggins" w:date="2024-05-11T21:45:00Z">
              <w:r>
                <w:delText>1,077</w:delText>
              </w:r>
            </w:del>
          </w:p>
        </w:tc>
        <w:tc>
          <w:tcPr>
            <w:tcW w:w="0" w:type="auto"/>
          </w:tcPr>
          <w:p w14:paraId="31871D79" w14:textId="77777777" w:rsidR="00B0438F" w:rsidRDefault="00000000">
            <w:pPr>
              <w:pStyle w:val="Compact"/>
              <w:rPr>
                <w:del w:id="1709" w:author="Bermond Scoggins" w:date="2024-05-11T21:45:00Z"/>
              </w:rPr>
            </w:pPr>
            <w:del w:id="1710" w:author="Bermond Scoggins" w:date="2024-05-11T21:45:00Z">
              <w:r>
                <w:delText>2.472</w:delText>
              </w:r>
            </w:del>
          </w:p>
        </w:tc>
        <w:tc>
          <w:tcPr>
            <w:tcW w:w="0" w:type="auto"/>
          </w:tcPr>
          <w:p w14:paraId="27827211" w14:textId="77777777" w:rsidR="00B0438F" w:rsidRDefault="00000000">
            <w:pPr>
              <w:pStyle w:val="Compact"/>
              <w:rPr>
                <w:del w:id="1711" w:author="Bermond Scoggins" w:date="2024-05-11T21:45:00Z"/>
              </w:rPr>
            </w:pPr>
            <w:del w:id="1712" w:author="Bermond Scoggins" w:date="2024-05-11T21:45:00Z">
              <w:r>
                <w:delText>Q2</w:delText>
              </w:r>
            </w:del>
          </w:p>
        </w:tc>
      </w:tr>
      <w:tr w:rsidR="00B0438F" w14:paraId="2351275E" w14:textId="77777777">
        <w:trPr>
          <w:del w:id="1713" w:author="Bermond Scoggins" w:date="2024-05-11T21:45:00Z"/>
        </w:trPr>
        <w:tc>
          <w:tcPr>
            <w:tcW w:w="0" w:type="auto"/>
          </w:tcPr>
          <w:p w14:paraId="16CA0462" w14:textId="77777777" w:rsidR="00B0438F" w:rsidRDefault="00000000">
            <w:pPr>
              <w:pStyle w:val="Compact"/>
              <w:rPr>
                <w:del w:id="1714" w:author="Bermond Scoggins" w:date="2024-05-11T21:45:00Z"/>
              </w:rPr>
            </w:pPr>
            <w:del w:id="1715" w:author="Bermond Scoggins" w:date="2024-05-11T21:45:00Z">
              <w:r>
                <w:delText>Security Studies</w:delText>
              </w:r>
            </w:del>
          </w:p>
        </w:tc>
        <w:tc>
          <w:tcPr>
            <w:tcW w:w="0" w:type="auto"/>
          </w:tcPr>
          <w:p w14:paraId="5F16E0E4" w14:textId="77777777" w:rsidR="00B0438F" w:rsidRDefault="00000000">
            <w:pPr>
              <w:pStyle w:val="Compact"/>
              <w:rPr>
                <w:del w:id="1716" w:author="Bermond Scoggins" w:date="2024-05-11T21:45:00Z"/>
              </w:rPr>
            </w:pPr>
            <w:del w:id="1717" w:author="Bermond Scoggins" w:date="2024-05-11T21:45:00Z">
              <w:r>
                <w:delText>IR</w:delText>
              </w:r>
            </w:del>
          </w:p>
        </w:tc>
        <w:tc>
          <w:tcPr>
            <w:tcW w:w="0" w:type="auto"/>
          </w:tcPr>
          <w:p w14:paraId="0BBE7B00" w14:textId="77777777" w:rsidR="00B0438F" w:rsidRDefault="00000000">
            <w:pPr>
              <w:pStyle w:val="Compact"/>
              <w:rPr>
                <w:del w:id="1718" w:author="Bermond Scoggins" w:date="2024-05-11T21:45:00Z"/>
              </w:rPr>
            </w:pPr>
            <w:del w:id="1719" w:author="Bermond Scoggins" w:date="2024-05-11T21:45:00Z">
              <w:r>
                <w:delText>1,368</w:delText>
              </w:r>
            </w:del>
          </w:p>
        </w:tc>
        <w:tc>
          <w:tcPr>
            <w:tcW w:w="0" w:type="auto"/>
          </w:tcPr>
          <w:p w14:paraId="25815F41" w14:textId="77777777" w:rsidR="00B0438F" w:rsidRDefault="00000000">
            <w:pPr>
              <w:pStyle w:val="Compact"/>
              <w:rPr>
                <w:del w:id="1720" w:author="Bermond Scoggins" w:date="2024-05-11T21:45:00Z"/>
              </w:rPr>
            </w:pPr>
            <w:del w:id="1721" w:author="Bermond Scoggins" w:date="2024-05-11T21:45:00Z">
              <w:r>
                <w:delText>2.464</w:delText>
              </w:r>
            </w:del>
          </w:p>
        </w:tc>
        <w:tc>
          <w:tcPr>
            <w:tcW w:w="0" w:type="auto"/>
          </w:tcPr>
          <w:p w14:paraId="6F30198D" w14:textId="77777777" w:rsidR="00B0438F" w:rsidRDefault="00000000">
            <w:pPr>
              <w:pStyle w:val="Compact"/>
              <w:rPr>
                <w:del w:id="1722" w:author="Bermond Scoggins" w:date="2024-05-11T21:45:00Z"/>
              </w:rPr>
            </w:pPr>
            <w:del w:id="1723" w:author="Bermond Scoggins" w:date="2024-05-11T21:45:00Z">
              <w:r>
                <w:delText>Q2</w:delText>
              </w:r>
            </w:del>
          </w:p>
        </w:tc>
      </w:tr>
      <w:tr w:rsidR="00B0438F" w14:paraId="1A5009D9" w14:textId="77777777">
        <w:trPr>
          <w:del w:id="1724" w:author="Bermond Scoggins" w:date="2024-05-11T21:45:00Z"/>
        </w:trPr>
        <w:tc>
          <w:tcPr>
            <w:tcW w:w="0" w:type="auto"/>
          </w:tcPr>
          <w:p w14:paraId="7B5FFF43" w14:textId="77777777" w:rsidR="00B0438F" w:rsidRDefault="00000000">
            <w:pPr>
              <w:pStyle w:val="Compact"/>
              <w:rPr>
                <w:del w:id="1725" w:author="Bermond Scoggins" w:date="2024-05-11T21:45:00Z"/>
              </w:rPr>
            </w:pPr>
            <w:del w:id="1726" w:author="Bermond Scoggins" w:date="2024-05-11T21:45:00Z">
              <w:r>
                <w:delText>American Politics Research</w:delText>
              </w:r>
            </w:del>
          </w:p>
        </w:tc>
        <w:tc>
          <w:tcPr>
            <w:tcW w:w="0" w:type="auto"/>
          </w:tcPr>
          <w:p w14:paraId="2CD09D6F" w14:textId="77777777" w:rsidR="00B0438F" w:rsidRDefault="00000000">
            <w:pPr>
              <w:pStyle w:val="Compact"/>
              <w:rPr>
                <w:del w:id="1727" w:author="Bermond Scoggins" w:date="2024-05-11T21:45:00Z"/>
              </w:rPr>
            </w:pPr>
            <w:del w:id="1728" w:author="Bermond Scoggins" w:date="2024-05-11T21:45:00Z">
              <w:r>
                <w:delText>PS</w:delText>
              </w:r>
            </w:del>
          </w:p>
        </w:tc>
        <w:tc>
          <w:tcPr>
            <w:tcW w:w="0" w:type="auto"/>
          </w:tcPr>
          <w:p w14:paraId="5A347AF9" w14:textId="77777777" w:rsidR="00B0438F" w:rsidRDefault="00000000">
            <w:pPr>
              <w:pStyle w:val="Compact"/>
              <w:rPr>
                <w:del w:id="1729" w:author="Bermond Scoggins" w:date="2024-05-11T21:45:00Z"/>
              </w:rPr>
            </w:pPr>
            <w:del w:id="1730" w:author="Bermond Scoggins" w:date="2024-05-11T21:45:00Z">
              <w:r>
                <w:delText>1,772</w:delText>
              </w:r>
            </w:del>
          </w:p>
        </w:tc>
        <w:tc>
          <w:tcPr>
            <w:tcW w:w="0" w:type="auto"/>
          </w:tcPr>
          <w:p w14:paraId="2A5E7F85" w14:textId="77777777" w:rsidR="00B0438F" w:rsidRDefault="00000000">
            <w:pPr>
              <w:pStyle w:val="Compact"/>
              <w:rPr>
                <w:del w:id="1731" w:author="Bermond Scoggins" w:date="2024-05-11T21:45:00Z"/>
              </w:rPr>
            </w:pPr>
            <w:del w:id="1732" w:author="Bermond Scoggins" w:date="2024-05-11T21:45:00Z">
              <w:r>
                <w:delText>2.451</w:delText>
              </w:r>
            </w:del>
          </w:p>
        </w:tc>
        <w:tc>
          <w:tcPr>
            <w:tcW w:w="0" w:type="auto"/>
          </w:tcPr>
          <w:p w14:paraId="064EDBB9" w14:textId="77777777" w:rsidR="00B0438F" w:rsidRDefault="00000000">
            <w:pPr>
              <w:pStyle w:val="Compact"/>
              <w:rPr>
                <w:del w:id="1733" w:author="Bermond Scoggins" w:date="2024-05-11T21:45:00Z"/>
              </w:rPr>
            </w:pPr>
            <w:del w:id="1734" w:author="Bermond Scoggins" w:date="2024-05-11T21:45:00Z">
              <w:r>
                <w:delText>Q2</w:delText>
              </w:r>
            </w:del>
          </w:p>
        </w:tc>
      </w:tr>
      <w:tr w:rsidR="00B0438F" w14:paraId="4E5DA987" w14:textId="77777777">
        <w:trPr>
          <w:del w:id="1735" w:author="Bermond Scoggins" w:date="2024-05-11T21:45:00Z"/>
        </w:trPr>
        <w:tc>
          <w:tcPr>
            <w:tcW w:w="0" w:type="auto"/>
          </w:tcPr>
          <w:p w14:paraId="0B9681CF" w14:textId="77777777" w:rsidR="00B0438F" w:rsidRDefault="00000000">
            <w:pPr>
              <w:pStyle w:val="Compact"/>
              <w:rPr>
                <w:del w:id="1736" w:author="Bermond Scoggins" w:date="2024-05-11T21:45:00Z"/>
              </w:rPr>
            </w:pPr>
            <w:del w:id="1737" w:author="Bermond Scoggins" w:date="2024-05-11T21:45:00Z">
              <w:r>
                <w:delText>Journal Of Strategic Studies</w:delText>
              </w:r>
            </w:del>
          </w:p>
        </w:tc>
        <w:tc>
          <w:tcPr>
            <w:tcW w:w="0" w:type="auto"/>
          </w:tcPr>
          <w:p w14:paraId="27FE899D" w14:textId="77777777" w:rsidR="00B0438F" w:rsidRDefault="00000000">
            <w:pPr>
              <w:pStyle w:val="Compact"/>
              <w:rPr>
                <w:del w:id="1738" w:author="Bermond Scoggins" w:date="2024-05-11T21:45:00Z"/>
              </w:rPr>
            </w:pPr>
            <w:del w:id="1739" w:author="Bermond Scoggins" w:date="2024-05-11T21:45:00Z">
              <w:r>
                <w:delText>PS</w:delText>
              </w:r>
            </w:del>
          </w:p>
        </w:tc>
        <w:tc>
          <w:tcPr>
            <w:tcW w:w="0" w:type="auto"/>
          </w:tcPr>
          <w:p w14:paraId="6AF21457" w14:textId="77777777" w:rsidR="00B0438F" w:rsidRDefault="00000000">
            <w:pPr>
              <w:pStyle w:val="Compact"/>
              <w:rPr>
                <w:del w:id="1740" w:author="Bermond Scoggins" w:date="2024-05-11T21:45:00Z"/>
              </w:rPr>
            </w:pPr>
            <w:del w:id="1741" w:author="Bermond Scoggins" w:date="2024-05-11T21:45:00Z">
              <w:r>
                <w:delText>1,103</w:delText>
              </w:r>
            </w:del>
          </w:p>
        </w:tc>
        <w:tc>
          <w:tcPr>
            <w:tcW w:w="0" w:type="auto"/>
          </w:tcPr>
          <w:p w14:paraId="6403324F" w14:textId="77777777" w:rsidR="00B0438F" w:rsidRDefault="00000000">
            <w:pPr>
              <w:pStyle w:val="Compact"/>
              <w:rPr>
                <w:del w:id="1742" w:author="Bermond Scoggins" w:date="2024-05-11T21:45:00Z"/>
              </w:rPr>
            </w:pPr>
            <w:del w:id="1743" w:author="Bermond Scoggins" w:date="2024-05-11T21:45:00Z">
              <w:r>
                <w:delText>2.44</w:delText>
              </w:r>
            </w:del>
          </w:p>
        </w:tc>
        <w:tc>
          <w:tcPr>
            <w:tcW w:w="0" w:type="auto"/>
          </w:tcPr>
          <w:p w14:paraId="69ADDF55" w14:textId="77777777" w:rsidR="00B0438F" w:rsidRDefault="00000000">
            <w:pPr>
              <w:pStyle w:val="Compact"/>
              <w:rPr>
                <w:del w:id="1744" w:author="Bermond Scoggins" w:date="2024-05-11T21:45:00Z"/>
              </w:rPr>
            </w:pPr>
            <w:del w:id="1745" w:author="Bermond Scoggins" w:date="2024-05-11T21:45:00Z">
              <w:r>
                <w:delText>Q2</w:delText>
              </w:r>
            </w:del>
          </w:p>
        </w:tc>
      </w:tr>
      <w:tr w:rsidR="00B0438F" w14:paraId="4E8EEBCE" w14:textId="77777777">
        <w:trPr>
          <w:del w:id="1746" w:author="Bermond Scoggins" w:date="2024-05-11T21:45:00Z"/>
        </w:trPr>
        <w:tc>
          <w:tcPr>
            <w:tcW w:w="0" w:type="auto"/>
          </w:tcPr>
          <w:p w14:paraId="7A3D7E39" w14:textId="77777777" w:rsidR="00B0438F" w:rsidRDefault="00000000">
            <w:pPr>
              <w:pStyle w:val="Compact"/>
              <w:rPr>
                <w:del w:id="1747" w:author="Bermond Scoggins" w:date="2024-05-11T21:45:00Z"/>
              </w:rPr>
            </w:pPr>
            <w:del w:id="1748" w:author="Bermond Scoggins" w:date="2024-05-11T21:45:00Z">
              <w:r>
                <w:delText>Pacific Review</w:delText>
              </w:r>
            </w:del>
          </w:p>
        </w:tc>
        <w:tc>
          <w:tcPr>
            <w:tcW w:w="0" w:type="auto"/>
          </w:tcPr>
          <w:p w14:paraId="24205D46" w14:textId="77777777" w:rsidR="00B0438F" w:rsidRDefault="00000000">
            <w:pPr>
              <w:pStyle w:val="Compact"/>
              <w:rPr>
                <w:del w:id="1749" w:author="Bermond Scoggins" w:date="2024-05-11T21:45:00Z"/>
              </w:rPr>
            </w:pPr>
            <w:del w:id="1750" w:author="Bermond Scoggins" w:date="2024-05-11T21:45:00Z">
              <w:r>
                <w:delText>IR</w:delText>
              </w:r>
            </w:del>
          </w:p>
        </w:tc>
        <w:tc>
          <w:tcPr>
            <w:tcW w:w="0" w:type="auto"/>
          </w:tcPr>
          <w:p w14:paraId="08A716FB" w14:textId="77777777" w:rsidR="00B0438F" w:rsidRDefault="00000000">
            <w:pPr>
              <w:pStyle w:val="Compact"/>
              <w:rPr>
                <w:del w:id="1751" w:author="Bermond Scoggins" w:date="2024-05-11T21:45:00Z"/>
              </w:rPr>
            </w:pPr>
            <w:del w:id="1752" w:author="Bermond Scoggins" w:date="2024-05-11T21:45:00Z">
              <w:r>
                <w:delText>1,261</w:delText>
              </w:r>
            </w:del>
          </w:p>
        </w:tc>
        <w:tc>
          <w:tcPr>
            <w:tcW w:w="0" w:type="auto"/>
          </w:tcPr>
          <w:p w14:paraId="0D2958C7" w14:textId="77777777" w:rsidR="00B0438F" w:rsidRDefault="00000000">
            <w:pPr>
              <w:pStyle w:val="Compact"/>
              <w:rPr>
                <w:del w:id="1753" w:author="Bermond Scoggins" w:date="2024-05-11T21:45:00Z"/>
              </w:rPr>
            </w:pPr>
            <w:del w:id="1754" w:author="Bermond Scoggins" w:date="2024-05-11T21:45:00Z">
              <w:r>
                <w:delText>2.432</w:delText>
              </w:r>
            </w:del>
          </w:p>
        </w:tc>
        <w:tc>
          <w:tcPr>
            <w:tcW w:w="0" w:type="auto"/>
          </w:tcPr>
          <w:p w14:paraId="063F899C" w14:textId="77777777" w:rsidR="00B0438F" w:rsidRDefault="00000000">
            <w:pPr>
              <w:pStyle w:val="Compact"/>
              <w:rPr>
                <w:del w:id="1755" w:author="Bermond Scoggins" w:date="2024-05-11T21:45:00Z"/>
              </w:rPr>
            </w:pPr>
            <w:del w:id="1756" w:author="Bermond Scoggins" w:date="2024-05-11T21:45:00Z">
              <w:r>
                <w:delText>Q2</w:delText>
              </w:r>
            </w:del>
          </w:p>
        </w:tc>
      </w:tr>
      <w:tr w:rsidR="00B0438F" w14:paraId="266B4D41" w14:textId="77777777">
        <w:trPr>
          <w:del w:id="1757" w:author="Bermond Scoggins" w:date="2024-05-11T21:45:00Z"/>
        </w:trPr>
        <w:tc>
          <w:tcPr>
            <w:tcW w:w="0" w:type="auto"/>
          </w:tcPr>
          <w:p w14:paraId="5BF91846" w14:textId="77777777" w:rsidR="00B0438F" w:rsidRDefault="00000000">
            <w:pPr>
              <w:pStyle w:val="Compact"/>
              <w:rPr>
                <w:del w:id="1758" w:author="Bermond Scoggins" w:date="2024-05-11T21:45:00Z"/>
              </w:rPr>
            </w:pPr>
            <w:del w:id="1759" w:author="Bermond Scoggins" w:date="2024-05-11T21:45:00Z">
              <w:r>
                <w:delText>British Journal Of Politics &amp;</w:delText>
              </w:r>
            </w:del>
          </w:p>
        </w:tc>
        <w:tc>
          <w:tcPr>
            <w:tcW w:w="0" w:type="auto"/>
          </w:tcPr>
          <w:p w14:paraId="7E25187B" w14:textId="77777777" w:rsidR="00B0438F" w:rsidRDefault="00B0438F">
            <w:pPr>
              <w:pStyle w:val="Compact"/>
              <w:rPr>
                <w:del w:id="1760" w:author="Bermond Scoggins" w:date="2024-05-11T21:45:00Z"/>
              </w:rPr>
            </w:pPr>
          </w:p>
        </w:tc>
        <w:tc>
          <w:tcPr>
            <w:tcW w:w="0" w:type="auto"/>
          </w:tcPr>
          <w:p w14:paraId="70292BD4" w14:textId="77777777" w:rsidR="00B0438F" w:rsidRDefault="00B0438F">
            <w:pPr>
              <w:pStyle w:val="Compact"/>
              <w:rPr>
                <w:del w:id="1761" w:author="Bermond Scoggins" w:date="2024-05-11T21:45:00Z"/>
              </w:rPr>
            </w:pPr>
          </w:p>
        </w:tc>
        <w:tc>
          <w:tcPr>
            <w:tcW w:w="0" w:type="auto"/>
          </w:tcPr>
          <w:p w14:paraId="76835BAC" w14:textId="77777777" w:rsidR="00B0438F" w:rsidRDefault="00B0438F">
            <w:pPr>
              <w:pStyle w:val="Compact"/>
              <w:rPr>
                <w:del w:id="1762" w:author="Bermond Scoggins" w:date="2024-05-11T21:45:00Z"/>
              </w:rPr>
            </w:pPr>
          </w:p>
        </w:tc>
        <w:tc>
          <w:tcPr>
            <w:tcW w:w="0" w:type="auto"/>
          </w:tcPr>
          <w:p w14:paraId="2860D8D6" w14:textId="77777777" w:rsidR="00B0438F" w:rsidRDefault="00B0438F">
            <w:pPr>
              <w:pStyle w:val="Compact"/>
              <w:rPr>
                <w:del w:id="1763" w:author="Bermond Scoggins" w:date="2024-05-11T21:45:00Z"/>
              </w:rPr>
            </w:pPr>
          </w:p>
        </w:tc>
      </w:tr>
      <w:tr w:rsidR="00B0438F" w14:paraId="62C673F8" w14:textId="77777777">
        <w:trPr>
          <w:del w:id="1764" w:author="Bermond Scoggins" w:date="2024-05-11T21:45:00Z"/>
        </w:trPr>
        <w:tc>
          <w:tcPr>
            <w:tcW w:w="0" w:type="auto"/>
          </w:tcPr>
          <w:p w14:paraId="7D7F8356" w14:textId="77777777" w:rsidR="00B0438F" w:rsidRDefault="00000000">
            <w:pPr>
              <w:pStyle w:val="Compact"/>
              <w:rPr>
                <w:del w:id="1765" w:author="Bermond Scoggins" w:date="2024-05-11T21:45:00Z"/>
              </w:rPr>
            </w:pPr>
            <w:del w:id="1766" w:author="Bermond Scoggins" w:date="2024-05-11T21:45:00Z">
              <w:r>
                <w:delText>International Relations</w:delText>
              </w:r>
            </w:del>
          </w:p>
        </w:tc>
        <w:tc>
          <w:tcPr>
            <w:tcW w:w="0" w:type="auto"/>
          </w:tcPr>
          <w:p w14:paraId="1FDE7A72" w14:textId="77777777" w:rsidR="00B0438F" w:rsidRDefault="00000000">
            <w:pPr>
              <w:pStyle w:val="Compact"/>
              <w:rPr>
                <w:del w:id="1767" w:author="Bermond Scoggins" w:date="2024-05-11T21:45:00Z"/>
              </w:rPr>
            </w:pPr>
            <w:del w:id="1768" w:author="Bermond Scoggins" w:date="2024-05-11T21:45:00Z">
              <w:r>
                <w:delText>PS</w:delText>
              </w:r>
            </w:del>
          </w:p>
        </w:tc>
        <w:tc>
          <w:tcPr>
            <w:tcW w:w="0" w:type="auto"/>
          </w:tcPr>
          <w:p w14:paraId="350C3929" w14:textId="77777777" w:rsidR="00B0438F" w:rsidRDefault="00000000">
            <w:pPr>
              <w:pStyle w:val="Compact"/>
              <w:rPr>
                <w:del w:id="1769" w:author="Bermond Scoggins" w:date="2024-05-11T21:45:00Z"/>
              </w:rPr>
            </w:pPr>
            <w:del w:id="1770" w:author="Bermond Scoggins" w:date="2024-05-11T21:45:00Z">
              <w:r>
                <w:delText>1,642</w:delText>
              </w:r>
            </w:del>
          </w:p>
        </w:tc>
        <w:tc>
          <w:tcPr>
            <w:tcW w:w="0" w:type="auto"/>
          </w:tcPr>
          <w:p w14:paraId="30F9BA41" w14:textId="77777777" w:rsidR="00B0438F" w:rsidRDefault="00000000">
            <w:pPr>
              <w:pStyle w:val="Compact"/>
              <w:rPr>
                <w:del w:id="1771" w:author="Bermond Scoggins" w:date="2024-05-11T21:45:00Z"/>
              </w:rPr>
            </w:pPr>
            <w:del w:id="1772" w:author="Bermond Scoggins" w:date="2024-05-11T21:45:00Z">
              <w:r>
                <w:delText>2.422</w:delText>
              </w:r>
            </w:del>
          </w:p>
        </w:tc>
        <w:tc>
          <w:tcPr>
            <w:tcW w:w="0" w:type="auto"/>
          </w:tcPr>
          <w:p w14:paraId="776B19B7" w14:textId="77777777" w:rsidR="00B0438F" w:rsidRDefault="00000000">
            <w:pPr>
              <w:pStyle w:val="Compact"/>
              <w:rPr>
                <w:del w:id="1773" w:author="Bermond Scoggins" w:date="2024-05-11T21:45:00Z"/>
              </w:rPr>
            </w:pPr>
            <w:del w:id="1774" w:author="Bermond Scoggins" w:date="2024-05-11T21:45:00Z">
              <w:r>
                <w:delText>Q2</w:delText>
              </w:r>
            </w:del>
          </w:p>
        </w:tc>
      </w:tr>
      <w:tr w:rsidR="00B0438F" w14:paraId="72A98611" w14:textId="77777777">
        <w:trPr>
          <w:del w:id="1775" w:author="Bermond Scoggins" w:date="2024-05-11T21:45:00Z"/>
        </w:trPr>
        <w:tc>
          <w:tcPr>
            <w:tcW w:w="0" w:type="auto"/>
          </w:tcPr>
          <w:p w14:paraId="725BDFE9" w14:textId="77777777" w:rsidR="00B0438F" w:rsidRDefault="00000000">
            <w:pPr>
              <w:pStyle w:val="Compact"/>
              <w:rPr>
                <w:del w:id="1776" w:author="Bermond Scoggins" w:date="2024-05-11T21:45:00Z"/>
              </w:rPr>
            </w:pPr>
            <w:del w:id="1777" w:author="Bermond Scoggins" w:date="2024-05-11T21:45:00Z">
              <w:r>
                <w:delText>Acta Politica</w:delText>
              </w:r>
            </w:del>
          </w:p>
        </w:tc>
        <w:tc>
          <w:tcPr>
            <w:tcW w:w="0" w:type="auto"/>
          </w:tcPr>
          <w:p w14:paraId="49A9E049" w14:textId="77777777" w:rsidR="00B0438F" w:rsidRDefault="00000000">
            <w:pPr>
              <w:pStyle w:val="Compact"/>
              <w:rPr>
                <w:del w:id="1778" w:author="Bermond Scoggins" w:date="2024-05-11T21:45:00Z"/>
              </w:rPr>
            </w:pPr>
            <w:del w:id="1779" w:author="Bermond Scoggins" w:date="2024-05-11T21:45:00Z">
              <w:r>
                <w:delText>PS</w:delText>
              </w:r>
            </w:del>
          </w:p>
        </w:tc>
        <w:tc>
          <w:tcPr>
            <w:tcW w:w="0" w:type="auto"/>
          </w:tcPr>
          <w:p w14:paraId="150E26EA" w14:textId="77777777" w:rsidR="00B0438F" w:rsidRDefault="00000000">
            <w:pPr>
              <w:pStyle w:val="Compact"/>
              <w:rPr>
                <w:del w:id="1780" w:author="Bermond Scoggins" w:date="2024-05-11T21:45:00Z"/>
              </w:rPr>
            </w:pPr>
            <w:del w:id="1781" w:author="Bermond Scoggins" w:date="2024-05-11T21:45:00Z">
              <w:r>
                <w:delText>1,044</w:delText>
              </w:r>
            </w:del>
          </w:p>
        </w:tc>
        <w:tc>
          <w:tcPr>
            <w:tcW w:w="0" w:type="auto"/>
          </w:tcPr>
          <w:p w14:paraId="5AF7A30B" w14:textId="77777777" w:rsidR="00B0438F" w:rsidRDefault="00000000">
            <w:pPr>
              <w:pStyle w:val="Compact"/>
              <w:rPr>
                <w:del w:id="1782" w:author="Bermond Scoggins" w:date="2024-05-11T21:45:00Z"/>
              </w:rPr>
            </w:pPr>
            <w:del w:id="1783" w:author="Bermond Scoggins" w:date="2024-05-11T21:45:00Z">
              <w:r>
                <w:delText>2.404</w:delText>
              </w:r>
            </w:del>
          </w:p>
        </w:tc>
        <w:tc>
          <w:tcPr>
            <w:tcW w:w="0" w:type="auto"/>
          </w:tcPr>
          <w:p w14:paraId="6936B423" w14:textId="77777777" w:rsidR="00B0438F" w:rsidRDefault="00000000">
            <w:pPr>
              <w:pStyle w:val="Compact"/>
              <w:rPr>
                <w:del w:id="1784" w:author="Bermond Scoggins" w:date="2024-05-11T21:45:00Z"/>
              </w:rPr>
            </w:pPr>
            <w:del w:id="1785" w:author="Bermond Scoggins" w:date="2024-05-11T21:45:00Z">
              <w:r>
                <w:delText>Q2</w:delText>
              </w:r>
            </w:del>
          </w:p>
        </w:tc>
      </w:tr>
      <w:tr w:rsidR="00B0438F" w14:paraId="0A920D4E" w14:textId="77777777">
        <w:trPr>
          <w:del w:id="1786" w:author="Bermond Scoggins" w:date="2024-05-11T21:45:00Z"/>
        </w:trPr>
        <w:tc>
          <w:tcPr>
            <w:tcW w:w="0" w:type="auto"/>
          </w:tcPr>
          <w:p w14:paraId="6C8934D5" w14:textId="77777777" w:rsidR="00B0438F" w:rsidRDefault="00000000">
            <w:pPr>
              <w:pStyle w:val="Compact"/>
              <w:rPr>
                <w:del w:id="1787" w:author="Bermond Scoggins" w:date="2024-05-11T21:45:00Z"/>
              </w:rPr>
            </w:pPr>
            <w:del w:id="1788" w:author="Bermond Scoggins" w:date="2024-05-11T21:45:00Z">
              <w:r>
                <w:delText>Political Studies</w:delText>
              </w:r>
            </w:del>
          </w:p>
        </w:tc>
        <w:tc>
          <w:tcPr>
            <w:tcW w:w="0" w:type="auto"/>
          </w:tcPr>
          <w:p w14:paraId="66BCB68E" w14:textId="77777777" w:rsidR="00B0438F" w:rsidRDefault="00000000">
            <w:pPr>
              <w:pStyle w:val="Compact"/>
              <w:rPr>
                <w:del w:id="1789" w:author="Bermond Scoggins" w:date="2024-05-11T21:45:00Z"/>
              </w:rPr>
            </w:pPr>
            <w:del w:id="1790" w:author="Bermond Scoggins" w:date="2024-05-11T21:45:00Z">
              <w:r>
                <w:delText>PS</w:delText>
              </w:r>
            </w:del>
          </w:p>
        </w:tc>
        <w:tc>
          <w:tcPr>
            <w:tcW w:w="0" w:type="auto"/>
          </w:tcPr>
          <w:p w14:paraId="70B44411" w14:textId="77777777" w:rsidR="00B0438F" w:rsidRDefault="00000000">
            <w:pPr>
              <w:pStyle w:val="Compact"/>
              <w:rPr>
                <w:del w:id="1791" w:author="Bermond Scoggins" w:date="2024-05-11T21:45:00Z"/>
              </w:rPr>
            </w:pPr>
            <w:del w:id="1792" w:author="Bermond Scoggins" w:date="2024-05-11T21:45:00Z">
              <w:r>
                <w:delText>4,647</w:delText>
              </w:r>
            </w:del>
          </w:p>
        </w:tc>
        <w:tc>
          <w:tcPr>
            <w:tcW w:w="0" w:type="auto"/>
          </w:tcPr>
          <w:p w14:paraId="4EA44240" w14:textId="77777777" w:rsidR="00B0438F" w:rsidRDefault="00000000">
            <w:pPr>
              <w:pStyle w:val="Compact"/>
              <w:rPr>
                <w:del w:id="1793" w:author="Bermond Scoggins" w:date="2024-05-11T21:45:00Z"/>
              </w:rPr>
            </w:pPr>
            <w:del w:id="1794" w:author="Bermond Scoggins" w:date="2024-05-11T21:45:00Z">
              <w:r>
                <w:delText>2.396</w:delText>
              </w:r>
            </w:del>
          </w:p>
        </w:tc>
        <w:tc>
          <w:tcPr>
            <w:tcW w:w="0" w:type="auto"/>
          </w:tcPr>
          <w:p w14:paraId="0E8E77AE" w14:textId="77777777" w:rsidR="00B0438F" w:rsidRDefault="00000000">
            <w:pPr>
              <w:pStyle w:val="Compact"/>
              <w:rPr>
                <w:del w:id="1795" w:author="Bermond Scoggins" w:date="2024-05-11T21:45:00Z"/>
              </w:rPr>
            </w:pPr>
            <w:del w:id="1796" w:author="Bermond Scoggins" w:date="2024-05-11T21:45:00Z">
              <w:r>
                <w:delText>Q2</w:delText>
              </w:r>
            </w:del>
          </w:p>
        </w:tc>
      </w:tr>
      <w:tr w:rsidR="00B0438F" w14:paraId="7B748A5F" w14:textId="77777777">
        <w:trPr>
          <w:del w:id="1797" w:author="Bermond Scoggins" w:date="2024-05-11T21:45:00Z"/>
        </w:trPr>
        <w:tc>
          <w:tcPr>
            <w:tcW w:w="0" w:type="auto"/>
          </w:tcPr>
          <w:p w14:paraId="20151A91" w14:textId="77777777" w:rsidR="00B0438F" w:rsidRDefault="00000000">
            <w:pPr>
              <w:pStyle w:val="Compact"/>
              <w:rPr>
                <w:del w:id="1798" w:author="Bermond Scoggins" w:date="2024-05-11T21:45:00Z"/>
              </w:rPr>
            </w:pPr>
            <w:del w:id="1799" w:author="Bermond Scoggins" w:date="2024-05-11T21:45:00Z">
              <w:r>
                <w:delText>European Journal Of Political Economy</w:delText>
              </w:r>
            </w:del>
          </w:p>
        </w:tc>
        <w:tc>
          <w:tcPr>
            <w:tcW w:w="0" w:type="auto"/>
          </w:tcPr>
          <w:p w14:paraId="64A8ED1D" w14:textId="77777777" w:rsidR="00B0438F" w:rsidRDefault="00000000">
            <w:pPr>
              <w:pStyle w:val="Compact"/>
              <w:rPr>
                <w:del w:id="1800" w:author="Bermond Scoggins" w:date="2024-05-11T21:45:00Z"/>
              </w:rPr>
            </w:pPr>
            <w:del w:id="1801" w:author="Bermond Scoggins" w:date="2024-05-11T21:45:00Z">
              <w:r>
                <w:delText>PS</w:delText>
              </w:r>
            </w:del>
          </w:p>
        </w:tc>
        <w:tc>
          <w:tcPr>
            <w:tcW w:w="0" w:type="auto"/>
          </w:tcPr>
          <w:p w14:paraId="3F9D5377" w14:textId="77777777" w:rsidR="00B0438F" w:rsidRDefault="00000000">
            <w:pPr>
              <w:pStyle w:val="Compact"/>
              <w:rPr>
                <w:del w:id="1802" w:author="Bermond Scoggins" w:date="2024-05-11T21:45:00Z"/>
              </w:rPr>
            </w:pPr>
            <w:del w:id="1803" w:author="Bermond Scoggins" w:date="2024-05-11T21:45:00Z">
              <w:r>
                <w:delText>2,865</w:delText>
              </w:r>
            </w:del>
          </w:p>
        </w:tc>
        <w:tc>
          <w:tcPr>
            <w:tcW w:w="0" w:type="auto"/>
          </w:tcPr>
          <w:p w14:paraId="1197E595" w14:textId="77777777" w:rsidR="00B0438F" w:rsidRDefault="00000000">
            <w:pPr>
              <w:pStyle w:val="Compact"/>
              <w:rPr>
                <w:del w:id="1804" w:author="Bermond Scoggins" w:date="2024-05-11T21:45:00Z"/>
              </w:rPr>
            </w:pPr>
            <w:del w:id="1805" w:author="Bermond Scoggins" w:date="2024-05-11T21:45:00Z">
              <w:r>
                <w:delText>2.366</w:delText>
              </w:r>
            </w:del>
          </w:p>
        </w:tc>
        <w:tc>
          <w:tcPr>
            <w:tcW w:w="0" w:type="auto"/>
          </w:tcPr>
          <w:p w14:paraId="0B4F4772" w14:textId="77777777" w:rsidR="00B0438F" w:rsidRDefault="00000000">
            <w:pPr>
              <w:pStyle w:val="Compact"/>
              <w:rPr>
                <w:del w:id="1806" w:author="Bermond Scoggins" w:date="2024-05-11T21:45:00Z"/>
              </w:rPr>
            </w:pPr>
            <w:del w:id="1807" w:author="Bermond Scoggins" w:date="2024-05-11T21:45:00Z">
              <w:r>
                <w:delText>Q2</w:delText>
              </w:r>
            </w:del>
          </w:p>
        </w:tc>
      </w:tr>
      <w:tr w:rsidR="00B0438F" w14:paraId="6F283D43" w14:textId="77777777">
        <w:trPr>
          <w:del w:id="1808" w:author="Bermond Scoggins" w:date="2024-05-11T21:45:00Z"/>
        </w:trPr>
        <w:tc>
          <w:tcPr>
            <w:tcW w:w="0" w:type="auto"/>
          </w:tcPr>
          <w:p w14:paraId="40ED53ED" w14:textId="77777777" w:rsidR="00B0438F" w:rsidRDefault="00000000">
            <w:pPr>
              <w:pStyle w:val="Compact"/>
              <w:rPr>
                <w:del w:id="1809" w:author="Bermond Scoggins" w:date="2024-05-11T21:45:00Z"/>
              </w:rPr>
            </w:pPr>
            <w:del w:id="1810" w:author="Bermond Scoggins" w:date="2024-05-11T21:45:00Z">
              <w:r>
                <w:delText>Journal Of Chinese Governance</w:delText>
              </w:r>
            </w:del>
          </w:p>
        </w:tc>
        <w:tc>
          <w:tcPr>
            <w:tcW w:w="0" w:type="auto"/>
          </w:tcPr>
          <w:p w14:paraId="6BB976D9" w14:textId="77777777" w:rsidR="00B0438F" w:rsidRDefault="00000000">
            <w:pPr>
              <w:pStyle w:val="Compact"/>
              <w:rPr>
                <w:del w:id="1811" w:author="Bermond Scoggins" w:date="2024-05-11T21:45:00Z"/>
              </w:rPr>
            </w:pPr>
            <w:del w:id="1812" w:author="Bermond Scoggins" w:date="2024-05-11T21:45:00Z">
              <w:r>
                <w:delText>PS</w:delText>
              </w:r>
            </w:del>
          </w:p>
        </w:tc>
        <w:tc>
          <w:tcPr>
            <w:tcW w:w="0" w:type="auto"/>
          </w:tcPr>
          <w:p w14:paraId="4511552C" w14:textId="77777777" w:rsidR="00B0438F" w:rsidRDefault="00000000">
            <w:pPr>
              <w:pStyle w:val="Compact"/>
              <w:rPr>
                <w:del w:id="1813" w:author="Bermond Scoggins" w:date="2024-05-11T21:45:00Z"/>
              </w:rPr>
            </w:pPr>
            <w:del w:id="1814" w:author="Bermond Scoggins" w:date="2024-05-11T21:45:00Z">
              <w:r>
                <w:delText>274</w:delText>
              </w:r>
            </w:del>
          </w:p>
        </w:tc>
        <w:tc>
          <w:tcPr>
            <w:tcW w:w="0" w:type="auto"/>
          </w:tcPr>
          <w:p w14:paraId="44FD59DE" w14:textId="77777777" w:rsidR="00B0438F" w:rsidRDefault="00000000">
            <w:pPr>
              <w:pStyle w:val="Compact"/>
              <w:rPr>
                <w:del w:id="1815" w:author="Bermond Scoggins" w:date="2024-05-11T21:45:00Z"/>
              </w:rPr>
            </w:pPr>
            <w:del w:id="1816" w:author="Bermond Scoggins" w:date="2024-05-11T21:45:00Z">
              <w:r>
                <w:delText>2.333</w:delText>
              </w:r>
            </w:del>
          </w:p>
        </w:tc>
        <w:tc>
          <w:tcPr>
            <w:tcW w:w="0" w:type="auto"/>
          </w:tcPr>
          <w:p w14:paraId="466D6E2B" w14:textId="77777777" w:rsidR="00B0438F" w:rsidRDefault="00000000">
            <w:pPr>
              <w:pStyle w:val="Compact"/>
              <w:rPr>
                <w:del w:id="1817" w:author="Bermond Scoggins" w:date="2024-05-11T21:45:00Z"/>
              </w:rPr>
            </w:pPr>
            <w:del w:id="1818" w:author="Bermond Scoggins" w:date="2024-05-11T21:45:00Z">
              <w:r>
                <w:delText>Q2</w:delText>
              </w:r>
            </w:del>
          </w:p>
        </w:tc>
      </w:tr>
      <w:tr w:rsidR="00B0438F" w14:paraId="5D019452" w14:textId="77777777">
        <w:trPr>
          <w:del w:id="1819" w:author="Bermond Scoggins" w:date="2024-05-11T21:45:00Z"/>
        </w:trPr>
        <w:tc>
          <w:tcPr>
            <w:tcW w:w="0" w:type="auto"/>
          </w:tcPr>
          <w:p w14:paraId="75C324C7" w14:textId="77777777" w:rsidR="00B0438F" w:rsidRDefault="00000000">
            <w:pPr>
              <w:pStyle w:val="Compact"/>
              <w:rPr>
                <w:del w:id="1820" w:author="Bermond Scoggins" w:date="2024-05-11T21:45:00Z"/>
              </w:rPr>
            </w:pPr>
            <w:del w:id="1821" w:author="Bermond Scoggins" w:date="2024-05-11T21:45:00Z">
              <w:r>
                <w:delText>International Relations Of The</w:delText>
              </w:r>
            </w:del>
          </w:p>
        </w:tc>
        <w:tc>
          <w:tcPr>
            <w:tcW w:w="0" w:type="auto"/>
          </w:tcPr>
          <w:p w14:paraId="5A66E6A5" w14:textId="77777777" w:rsidR="00B0438F" w:rsidRDefault="00B0438F">
            <w:pPr>
              <w:pStyle w:val="Compact"/>
              <w:rPr>
                <w:del w:id="1822" w:author="Bermond Scoggins" w:date="2024-05-11T21:45:00Z"/>
              </w:rPr>
            </w:pPr>
          </w:p>
        </w:tc>
        <w:tc>
          <w:tcPr>
            <w:tcW w:w="0" w:type="auto"/>
          </w:tcPr>
          <w:p w14:paraId="38AB27A0" w14:textId="77777777" w:rsidR="00B0438F" w:rsidRDefault="00B0438F">
            <w:pPr>
              <w:pStyle w:val="Compact"/>
              <w:rPr>
                <w:del w:id="1823" w:author="Bermond Scoggins" w:date="2024-05-11T21:45:00Z"/>
              </w:rPr>
            </w:pPr>
          </w:p>
        </w:tc>
        <w:tc>
          <w:tcPr>
            <w:tcW w:w="0" w:type="auto"/>
          </w:tcPr>
          <w:p w14:paraId="191BFD3E" w14:textId="77777777" w:rsidR="00B0438F" w:rsidRDefault="00B0438F">
            <w:pPr>
              <w:pStyle w:val="Compact"/>
              <w:rPr>
                <w:del w:id="1824" w:author="Bermond Scoggins" w:date="2024-05-11T21:45:00Z"/>
              </w:rPr>
            </w:pPr>
          </w:p>
        </w:tc>
        <w:tc>
          <w:tcPr>
            <w:tcW w:w="0" w:type="auto"/>
          </w:tcPr>
          <w:p w14:paraId="61CEFE60" w14:textId="77777777" w:rsidR="00B0438F" w:rsidRDefault="00B0438F">
            <w:pPr>
              <w:pStyle w:val="Compact"/>
              <w:rPr>
                <w:del w:id="1825" w:author="Bermond Scoggins" w:date="2024-05-11T21:45:00Z"/>
              </w:rPr>
            </w:pPr>
          </w:p>
        </w:tc>
      </w:tr>
      <w:tr w:rsidR="00B0438F" w14:paraId="344CE06A" w14:textId="77777777">
        <w:trPr>
          <w:del w:id="1826" w:author="Bermond Scoggins" w:date="2024-05-11T21:45:00Z"/>
        </w:trPr>
        <w:tc>
          <w:tcPr>
            <w:tcW w:w="0" w:type="auto"/>
          </w:tcPr>
          <w:p w14:paraId="20A3F9C3" w14:textId="77777777" w:rsidR="00B0438F" w:rsidRDefault="00000000">
            <w:pPr>
              <w:pStyle w:val="Compact"/>
              <w:rPr>
                <w:del w:id="1827" w:author="Bermond Scoggins" w:date="2024-05-11T21:45:00Z"/>
              </w:rPr>
            </w:pPr>
            <w:del w:id="1828" w:author="Bermond Scoggins" w:date="2024-05-11T21:45:00Z">
              <w:r>
                <w:delText>Asia-Pacific</w:delText>
              </w:r>
            </w:del>
          </w:p>
        </w:tc>
        <w:tc>
          <w:tcPr>
            <w:tcW w:w="0" w:type="auto"/>
          </w:tcPr>
          <w:p w14:paraId="4DB17DDD" w14:textId="77777777" w:rsidR="00B0438F" w:rsidRDefault="00000000">
            <w:pPr>
              <w:pStyle w:val="Compact"/>
              <w:rPr>
                <w:del w:id="1829" w:author="Bermond Scoggins" w:date="2024-05-11T21:45:00Z"/>
              </w:rPr>
            </w:pPr>
            <w:del w:id="1830" w:author="Bermond Scoggins" w:date="2024-05-11T21:45:00Z">
              <w:r>
                <w:delText>IR</w:delText>
              </w:r>
            </w:del>
          </w:p>
        </w:tc>
        <w:tc>
          <w:tcPr>
            <w:tcW w:w="0" w:type="auto"/>
          </w:tcPr>
          <w:p w14:paraId="2D3660D3" w14:textId="77777777" w:rsidR="00B0438F" w:rsidRDefault="00000000">
            <w:pPr>
              <w:pStyle w:val="Compact"/>
              <w:rPr>
                <w:del w:id="1831" w:author="Bermond Scoggins" w:date="2024-05-11T21:45:00Z"/>
              </w:rPr>
            </w:pPr>
            <w:del w:id="1832" w:author="Bermond Scoggins" w:date="2024-05-11T21:45:00Z">
              <w:r>
                <w:delText>387</w:delText>
              </w:r>
            </w:del>
          </w:p>
        </w:tc>
        <w:tc>
          <w:tcPr>
            <w:tcW w:w="0" w:type="auto"/>
          </w:tcPr>
          <w:p w14:paraId="1A2D5AD1" w14:textId="77777777" w:rsidR="00B0438F" w:rsidRDefault="00000000">
            <w:pPr>
              <w:pStyle w:val="Compact"/>
              <w:rPr>
                <w:del w:id="1833" w:author="Bermond Scoggins" w:date="2024-05-11T21:45:00Z"/>
              </w:rPr>
            </w:pPr>
            <w:del w:id="1834" w:author="Bermond Scoggins" w:date="2024-05-11T21:45:00Z">
              <w:r>
                <w:delText>2.324</w:delText>
              </w:r>
            </w:del>
          </w:p>
        </w:tc>
        <w:tc>
          <w:tcPr>
            <w:tcW w:w="0" w:type="auto"/>
          </w:tcPr>
          <w:p w14:paraId="5901C76F" w14:textId="77777777" w:rsidR="00B0438F" w:rsidRDefault="00000000">
            <w:pPr>
              <w:pStyle w:val="Compact"/>
              <w:rPr>
                <w:del w:id="1835" w:author="Bermond Scoggins" w:date="2024-05-11T21:45:00Z"/>
              </w:rPr>
            </w:pPr>
            <w:del w:id="1836" w:author="Bermond Scoggins" w:date="2024-05-11T21:45:00Z">
              <w:r>
                <w:delText>Q2</w:delText>
              </w:r>
            </w:del>
          </w:p>
        </w:tc>
      </w:tr>
      <w:tr w:rsidR="00B0438F" w14:paraId="20478F67" w14:textId="77777777">
        <w:trPr>
          <w:del w:id="1837" w:author="Bermond Scoggins" w:date="2024-05-11T21:45:00Z"/>
        </w:trPr>
        <w:tc>
          <w:tcPr>
            <w:tcW w:w="0" w:type="auto"/>
          </w:tcPr>
          <w:p w14:paraId="044A1C5A" w14:textId="77777777" w:rsidR="00B0438F" w:rsidRDefault="00000000">
            <w:pPr>
              <w:pStyle w:val="Compact"/>
              <w:rPr>
                <w:del w:id="1838" w:author="Bermond Scoggins" w:date="2024-05-11T21:45:00Z"/>
              </w:rPr>
            </w:pPr>
            <w:del w:id="1839" w:author="Bermond Scoggins" w:date="2024-05-11T21:45:00Z">
              <w:r>
                <w:delText>Emerging Markets Finance And Trade</w:delText>
              </w:r>
            </w:del>
          </w:p>
        </w:tc>
        <w:tc>
          <w:tcPr>
            <w:tcW w:w="0" w:type="auto"/>
          </w:tcPr>
          <w:p w14:paraId="2A2E5401" w14:textId="77777777" w:rsidR="00B0438F" w:rsidRDefault="00000000">
            <w:pPr>
              <w:pStyle w:val="Compact"/>
              <w:rPr>
                <w:del w:id="1840" w:author="Bermond Scoggins" w:date="2024-05-11T21:45:00Z"/>
              </w:rPr>
            </w:pPr>
            <w:del w:id="1841" w:author="Bermond Scoggins" w:date="2024-05-11T21:45:00Z">
              <w:r>
                <w:delText>IR</w:delText>
              </w:r>
            </w:del>
          </w:p>
        </w:tc>
        <w:tc>
          <w:tcPr>
            <w:tcW w:w="0" w:type="auto"/>
          </w:tcPr>
          <w:p w14:paraId="4E5983C1" w14:textId="77777777" w:rsidR="00B0438F" w:rsidRDefault="00000000">
            <w:pPr>
              <w:pStyle w:val="Compact"/>
              <w:rPr>
                <w:del w:id="1842" w:author="Bermond Scoggins" w:date="2024-05-11T21:45:00Z"/>
              </w:rPr>
            </w:pPr>
            <w:del w:id="1843" w:author="Bermond Scoggins" w:date="2024-05-11T21:45:00Z">
              <w:r>
                <w:delText>2,849</w:delText>
              </w:r>
            </w:del>
          </w:p>
        </w:tc>
        <w:tc>
          <w:tcPr>
            <w:tcW w:w="0" w:type="auto"/>
          </w:tcPr>
          <w:p w14:paraId="5B205156" w14:textId="77777777" w:rsidR="00B0438F" w:rsidRDefault="00000000">
            <w:pPr>
              <w:pStyle w:val="Compact"/>
              <w:rPr>
                <w:del w:id="1844" w:author="Bermond Scoggins" w:date="2024-05-11T21:45:00Z"/>
              </w:rPr>
            </w:pPr>
            <w:del w:id="1845" w:author="Bermond Scoggins" w:date="2024-05-11T21:45:00Z">
              <w:r>
                <w:delText>2.315</w:delText>
              </w:r>
            </w:del>
          </w:p>
        </w:tc>
        <w:tc>
          <w:tcPr>
            <w:tcW w:w="0" w:type="auto"/>
          </w:tcPr>
          <w:p w14:paraId="01DD425D" w14:textId="77777777" w:rsidR="00B0438F" w:rsidRDefault="00000000">
            <w:pPr>
              <w:pStyle w:val="Compact"/>
              <w:rPr>
                <w:del w:id="1846" w:author="Bermond Scoggins" w:date="2024-05-11T21:45:00Z"/>
              </w:rPr>
            </w:pPr>
            <w:del w:id="1847" w:author="Bermond Scoggins" w:date="2024-05-11T21:45:00Z">
              <w:r>
                <w:delText>Q2</w:delText>
              </w:r>
            </w:del>
          </w:p>
        </w:tc>
      </w:tr>
      <w:tr w:rsidR="00B0438F" w14:paraId="20BE74DF" w14:textId="77777777">
        <w:trPr>
          <w:del w:id="1848" w:author="Bermond Scoggins" w:date="2024-05-11T21:45:00Z"/>
        </w:trPr>
        <w:tc>
          <w:tcPr>
            <w:tcW w:w="0" w:type="auto"/>
          </w:tcPr>
          <w:p w14:paraId="74551CF0" w14:textId="77777777" w:rsidR="00B0438F" w:rsidRDefault="00000000">
            <w:pPr>
              <w:pStyle w:val="Compact"/>
              <w:rPr>
                <w:del w:id="1849" w:author="Bermond Scoggins" w:date="2024-05-11T21:45:00Z"/>
              </w:rPr>
            </w:pPr>
            <w:del w:id="1850" w:author="Bermond Scoggins" w:date="2024-05-11T21:45:00Z">
              <w:r>
                <w:delText>Social Movement Studies</w:delText>
              </w:r>
            </w:del>
          </w:p>
        </w:tc>
        <w:tc>
          <w:tcPr>
            <w:tcW w:w="0" w:type="auto"/>
          </w:tcPr>
          <w:p w14:paraId="00440EB7" w14:textId="77777777" w:rsidR="00B0438F" w:rsidRDefault="00000000">
            <w:pPr>
              <w:pStyle w:val="Compact"/>
              <w:rPr>
                <w:del w:id="1851" w:author="Bermond Scoggins" w:date="2024-05-11T21:45:00Z"/>
              </w:rPr>
            </w:pPr>
            <w:del w:id="1852" w:author="Bermond Scoggins" w:date="2024-05-11T21:45:00Z">
              <w:r>
                <w:delText>PS</w:delText>
              </w:r>
            </w:del>
          </w:p>
        </w:tc>
        <w:tc>
          <w:tcPr>
            <w:tcW w:w="0" w:type="auto"/>
          </w:tcPr>
          <w:p w14:paraId="4DF528C5" w14:textId="77777777" w:rsidR="00B0438F" w:rsidRDefault="00000000">
            <w:pPr>
              <w:pStyle w:val="Compact"/>
              <w:rPr>
                <w:del w:id="1853" w:author="Bermond Scoggins" w:date="2024-05-11T21:45:00Z"/>
              </w:rPr>
            </w:pPr>
            <w:del w:id="1854" w:author="Bermond Scoggins" w:date="2024-05-11T21:45:00Z">
              <w:r>
                <w:delText>1,428</w:delText>
              </w:r>
            </w:del>
          </w:p>
        </w:tc>
        <w:tc>
          <w:tcPr>
            <w:tcW w:w="0" w:type="auto"/>
          </w:tcPr>
          <w:p w14:paraId="5129E070" w14:textId="77777777" w:rsidR="00B0438F" w:rsidRDefault="00000000">
            <w:pPr>
              <w:pStyle w:val="Compact"/>
              <w:rPr>
                <w:del w:id="1855" w:author="Bermond Scoggins" w:date="2024-05-11T21:45:00Z"/>
              </w:rPr>
            </w:pPr>
            <w:del w:id="1856" w:author="Bermond Scoggins" w:date="2024-05-11T21:45:00Z">
              <w:r>
                <w:delText>2.266</w:delText>
              </w:r>
            </w:del>
          </w:p>
        </w:tc>
        <w:tc>
          <w:tcPr>
            <w:tcW w:w="0" w:type="auto"/>
          </w:tcPr>
          <w:p w14:paraId="4E940CDE" w14:textId="77777777" w:rsidR="00B0438F" w:rsidRDefault="00000000">
            <w:pPr>
              <w:pStyle w:val="Compact"/>
              <w:rPr>
                <w:del w:id="1857" w:author="Bermond Scoggins" w:date="2024-05-11T21:45:00Z"/>
              </w:rPr>
            </w:pPr>
            <w:del w:id="1858" w:author="Bermond Scoggins" w:date="2024-05-11T21:45:00Z">
              <w:r>
                <w:delText>Q2</w:delText>
              </w:r>
            </w:del>
          </w:p>
        </w:tc>
      </w:tr>
      <w:tr w:rsidR="00B0438F" w14:paraId="51CF42DE" w14:textId="77777777">
        <w:trPr>
          <w:del w:id="1859" w:author="Bermond Scoggins" w:date="2024-05-11T21:45:00Z"/>
        </w:trPr>
        <w:tc>
          <w:tcPr>
            <w:tcW w:w="0" w:type="auto"/>
          </w:tcPr>
          <w:p w14:paraId="459648C8" w14:textId="77777777" w:rsidR="00B0438F" w:rsidRDefault="00000000">
            <w:pPr>
              <w:pStyle w:val="Compact"/>
              <w:rPr>
                <w:del w:id="1860" w:author="Bermond Scoggins" w:date="2024-05-11T21:45:00Z"/>
              </w:rPr>
            </w:pPr>
            <w:del w:id="1861" w:author="Bermond Scoggins" w:date="2024-05-11T21:45:00Z">
              <w:r>
                <w:delText>Journal Of Information Technology &amp;</w:delText>
              </w:r>
            </w:del>
          </w:p>
        </w:tc>
        <w:tc>
          <w:tcPr>
            <w:tcW w:w="0" w:type="auto"/>
          </w:tcPr>
          <w:p w14:paraId="3172FC38" w14:textId="77777777" w:rsidR="00B0438F" w:rsidRDefault="00B0438F">
            <w:pPr>
              <w:pStyle w:val="Compact"/>
              <w:rPr>
                <w:del w:id="1862" w:author="Bermond Scoggins" w:date="2024-05-11T21:45:00Z"/>
              </w:rPr>
            </w:pPr>
          </w:p>
        </w:tc>
        <w:tc>
          <w:tcPr>
            <w:tcW w:w="0" w:type="auto"/>
          </w:tcPr>
          <w:p w14:paraId="2342C8D6" w14:textId="77777777" w:rsidR="00B0438F" w:rsidRDefault="00B0438F">
            <w:pPr>
              <w:pStyle w:val="Compact"/>
              <w:rPr>
                <w:del w:id="1863" w:author="Bermond Scoggins" w:date="2024-05-11T21:45:00Z"/>
              </w:rPr>
            </w:pPr>
          </w:p>
        </w:tc>
        <w:tc>
          <w:tcPr>
            <w:tcW w:w="0" w:type="auto"/>
          </w:tcPr>
          <w:p w14:paraId="541F8113" w14:textId="77777777" w:rsidR="00B0438F" w:rsidRDefault="00B0438F">
            <w:pPr>
              <w:pStyle w:val="Compact"/>
              <w:rPr>
                <w:del w:id="1864" w:author="Bermond Scoggins" w:date="2024-05-11T21:45:00Z"/>
              </w:rPr>
            </w:pPr>
          </w:p>
        </w:tc>
        <w:tc>
          <w:tcPr>
            <w:tcW w:w="0" w:type="auto"/>
          </w:tcPr>
          <w:p w14:paraId="57A78CBE" w14:textId="77777777" w:rsidR="00B0438F" w:rsidRDefault="00B0438F">
            <w:pPr>
              <w:pStyle w:val="Compact"/>
              <w:rPr>
                <w:del w:id="1865" w:author="Bermond Scoggins" w:date="2024-05-11T21:45:00Z"/>
              </w:rPr>
            </w:pPr>
          </w:p>
        </w:tc>
      </w:tr>
      <w:tr w:rsidR="00B0438F" w14:paraId="52979511" w14:textId="77777777">
        <w:trPr>
          <w:del w:id="1866" w:author="Bermond Scoggins" w:date="2024-05-11T21:45:00Z"/>
        </w:trPr>
        <w:tc>
          <w:tcPr>
            <w:tcW w:w="0" w:type="auto"/>
          </w:tcPr>
          <w:p w14:paraId="1745236E" w14:textId="77777777" w:rsidR="00B0438F" w:rsidRDefault="00000000">
            <w:pPr>
              <w:pStyle w:val="Compact"/>
              <w:rPr>
                <w:del w:id="1867" w:author="Bermond Scoggins" w:date="2024-05-11T21:45:00Z"/>
              </w:rPr>
            </w:pPr>
            <w:del w:id="1868" w:author="Bermond Scoggins" w:date="2024-05-11T21:45:00Z">
              <w:r>
                <w:delText>Politics</w:delText>
              </w:r>
            </w:del>
          </w:p>
        </w:tc>
        <w:tc>
          <w:tcPr>
            <w:tcW w:w="0" w:type="auto"/>
          </w:tcPr>
          <w:p w14:paraId="526CF233" w14:textId="77777777" w:rsidR="00B0438F" w:rsidRDefault="00000000">
            <w:pPr>
              <w:pStyle w:val="Compact"/>
              <w:rPr>
                <w:del w:id="1869" w:author="Bermond Scoggins" w:date="2024-05-11T21:45:00Z"/>
              </w:rPr>
            </w:pPr>
            <w:del w:id="1870" w:author="Bermond Scoggins" w:date="2024-05-11T21:45:00Z">
              <w:r>
                <w:delText>PS</w:delText>
              </w:r>
            </w:del>
          </w:p>
        </w:tc>
        <w:tc>
          <w:tcPr>
            <w:tcW w:w="0" w:type="auto"/>
          </w:tcPr>
          <w:p w14:paraId="3894740E" w14:textId="77777777" w:rsidR="00B0438F" w:rsidRDefault="00000000">
            <w:pPr>
              <w:pStyle w:val="Compact"/>
              <w:rPr>
                <w:del w:id="1871" w:author="Bermond Scoggins" w:date="2024-05-11T21:45:00Z"/>
              </w:rPr>
            </w:pPr>
            <w:del w:id="1872" w:author="Bermond Scoggins" w:date="2024-05-11T21:45:00Z">
              <w:r>
                <w:delText>905</w:delText>
              </w:r>
            </w:del>
          </w:p>
        </w:tc>
        <w:tc>
          <w:tcPr>
            <w:tcW w:w="0" w:type="auto"/>
          </w:tcPr>
          <w:p w14:paraId="32351BA6" w14:textId="77777777" w:rsidR="00B0438F" w:rsidRDefault="00000000">
            <w:pPr>
              <w:pStyle w:val="Compact"/>
              <w:rPr>
                <w:del w:id="1873" w:author="Bermond Scoggins" w:date="2024-05-11T21:45:00Z"/>
              </w:rPr>
            </w:pPr>
            <w:del w:id="1874" w:author="Bermond Scoggins" w:date="2024-05-11T21:45:00Z">
              <w:r>
                <w:delText>2.224</w:delText>
              </w:r>
            </w:del>
          </w:p>
        </w:tc>
        <w:tc>
          <w:tcPr>
            <w:tcW w:w="0" w:type="auto"/>
          </w:tcPr>
          <w:p w14:paraId="3A726B9F" w14:textId="77777777" w:rsidR="00B0438F" w:rsidRDefault="00000000">
            <w:pPr>
              <w:pStyle w:val="Compact"/>
              <w:rPr>
                <w:del w:id="1875" w:author="Bermond Scoggins" w:date="2024-05-11T21:45:00Z"/>
              </w:rPr>
            </w:pPr>
            <w:del w:id="1876" w:author="Bermond Scoggins" w:date="2024-05-11T21:45:00Z">
              <w:r>
                <w:delText>Q2</w:delText>
              </w:r>
            </w:del>
          </w:p>
        </w:tc>
      </w:tr>
      <w:tr w:rsidR="00B0438F" w14:paraId="7707B4BC" w14:textId="77777777">
        <w:trPr>
          <w:del w:id="1877" w:author="Bermond Scoggins" w:date="2024-05-11T21:45:00Z"/>
        </w:trPr>
        <w:tc>
          <w:tcPr>
            <w:tcW w:w="0" w:type="auto"/>
          </w:tcPr>
          <w:p w14:paraId="1C3E9301" w14:textId="77777777" w:rsidR="00B0438F" w:rsidRDefault="00000000">
            <w:pPr>
              <w:pStyle w:val="Compact"/>
              <w:rPr>
                <w:del w:id="1878" w:author="Bermond Scoggins" w:date="2024-05-11T21:45:00Z"/>
              </w:rPr>
            </w:pPr>
            <w:del w:id="1879" w:author="Bermond Scoggins" w:date="2024-05-11T21:45:00Z">
              <w:r>
                <w:delText>Journal Of Political Philosophy</w:delText>
              </w:r>
            </w:del>
          </w:p>
        </w:tc>
        <w:tc>
          <w:tcPr>
            <w:tcW w:w="0" w:type="auto"/>
          </w:tcPr>
          <w:p w14:paraId="279A616F" w14:textId="77777777" w:rsidR="00B0438F" w:rsidRDefault="00000000">
            <w:pPr>
              <w:pStyle w:val="Compact"/>
              <w:rPr>
                <w:del w:id="1880" w:author="Bermond Scoggins" w:date="2024-05-11T21:45:00Z"/>
              </w:rPr>
            </w:pPr>
            <w:del w:id="1881" w:author="Bermond Scoggins" w:date="2024-05-11T21:45:00Z">
              <w:r>
                <w:delText>PS</w:delText>
              </w:r>
            </w:del>
          </w:p>
        </w:tc>
        <w:tc>
          <w:tcPr>
            <w:tcW w:w="0" w:type="auto"/>
          </w:tcPr>
          <w:p w14:paraId="6898B185" w14:textId="77777777" w:rsidR="00B0438F" w:rsidRDefault="00000000">
            <w:pPr>
              <w:pStyle w:val="Compact"/>
              <w:rPr>
                <w:del w:id="1882" w:author="Bermond Scoggins" w:date="2024-05-11T21:45:00Z"/>
              </w:rPr>
            </w:pPr>
            <w:del w:id="1883" w:author="Bermond Scoggins" w:date="2024-05-11T21:45:00Z">
              <w:r>
                <w:delText>1,645</w:delText>
              </w:r>
            </w:del>
          </w:p>
        </w:tc>
        <w:tc>
          <w:tcPr>
            <w:tcW w:w="0" w:type="auto"/>
          </w:tcPr>
          <w:p w14:paraId="44DF1F1F" w14:textId="77777777" w:rsidR="00B0438F" w:rsidRDefault="00000000">
            <w:pPr>
              <w:pStyle w:val="Compact"/>
              <w:rPr>
                <w:del w:id="1884" w:author="Bermond Scoggins" w:date="2024-05-11T21:45:00Z"/>
              </w:rPr>
            </w:pPr>
            <w:del w:id="1885" w:author="Bermond Scoggins" w:date="2024-05-11T21:45:00Z">
              <w:r>
                <w:delText>2.224</w:delText>
              </w:r>
            </w:del>
          </w:p>
        </w:tc>
        <w:tc>
          <w:tcPr>
            <w:tcW w:w="0" w:type="auto"/>
          </w:tcPr>
          <w:p w14:paraId="3EB9C001" w14:textId="77777777" w:rsidR="00B0438F" w:rsidRDefault="00000000">
            <w:pPr>
              <w:pStyle w:val="Compact"/>
              <w:rPr>
                <w:del w:id="1886" w:author="Bermond Scoggins" w:date="2024-05-11T21:45:00Z"/>
              </w:rPr>
            </w:pPr>
            <w:del w:id="1887" w:author="Bermond Scoggins" w:date="2024-05-11T21:45:00Z">
              <w:r>
                <w:delText>Q2</w:delText>
              </w:r>
            </w:del>
          </w:p>
        </w:tc>
      </w:tr>
      <w:tr w:rsidR="00B0438F" w14:paraId="5D495D43" w14:textId="77777777">
        <w:trPr>
          <w:del w:id="1888" w:author="Bermond Scoggins" w:date="2024-05-11T21:45:00Z"/>
        </w:trPr>
        <w:tc>
          <w:tcPr>
            <w:tcW w:w="0" w:type="auto"/>
          </w:tcPr>
          <w:p w14:paraId="7DAD9059" w14:textId="77777777" w:rsidR="00B0438F" w:rsidRDefault="00000000">
            <w:pPr>
              <w:pStyle w:val="Compact"/>
              <w:rPr>
                <w:del w:id="1889" w:author="Bermond Scoggins" w:date="2024-05-11T21:45:00Z"/>
              </w:rPr>
            </w:pPr>
            <w:del w:id="1890" w:author="Bermond Scoggins" w:date="2024-05-11T21:45:00Z">
              <w:r>
                <w:delText>Journal Of International Relations And</w:delText>
              </w:r>
            </w:del>
          </w:p>
        </w:tc>
        <w:tc>
          <w:tcPr>
            <w:tcW w:w="0" w:type="auto"/>
          </w:tcPr>
          <w:p w14:paraId="06879082" w14:textId="77777777" w:rsidR="00B0438F" w:rsidRDefault="00B0438F">
            <w:pPr>
              <w:pStyle w:val="Compact"/>
              <w:rPr>
                <w:del w:id="1891" w:author="Bermond Scoggins" w:date="2024-05-11T21:45:00Z"/>
              </w:rPr>
            </w:pPr>
          </w:p>
        </w:tc>
        <w:tc>
          <w:tcPr>
            <w:tcW w:w="0" w:type="auto"/>
          </w:tcPr>
          <w:p w14:paraId="19BF8D8A" w14:textId="77777777" w:rsidR="00B0438F" w:rsidRDefault="00B0438F">
            <w:pPr>
              <w:pStyle w:val="Compact"/>
              <w:rPr>
                <w:del w:id="1892" w:author="Bermond Scoggins" w:date="2024-05-11T21:45:00Z"/>
              </w:rPr>
            </w:pPr>
          </w:p>
        </w:tc>
        <w:tc>
          <w:tcPr>
            <w:tcW w:w="0" w:type="auto"/>
          </w:tcPr>
          <w:p w14:paraId="64A5B774" w14:textId="77777777" w:rsidR="00B0438F" w:rsidRDefault="00B0438F">
            <w:pPr>
              <w:pStyle w:val="Compact"/>
              <w:rPr>
                <w:del w:id="1893" w:author="Bermond Scoggins" w:date="2024-05-11T21:45:00Z"/>
              </w:rPr>
            </w:pPr>
          </w:p>
        </w:tc>
        <w:tc>
          <w:tcPr>
            <w:tcW w:w="0" w:type="auto"/>
          </w:tcPr>
          <w:p w14:paraId="447BD28E" w14:textId="77777777" w:rsidR="00B0438F" w:rsidRDefault="00B0438F">
            <w:pPr>
              <w:pStyle w:val="Compact"/>
              <w:rPr>
                <w:del w:id="1894" w:author="Bermond Scoggins" w:date="2024-05-11T21:45:00Z"/>
              </w:rPr>
            </w:pPr>
          </w:p>
        </w:tc>
      </w:tr>
      <w:tr w:rsidR="00B0438F" w14:paraId="3C9638B3" w14:textId="77777777">
        <w:trPr>
          <w:del w:id="1895" w:author="Bermond Scoggins" w:date="2024-05-11T21:45:00Z"/>
        </w:trPr>
        <w:tc>
          <w:tcPr>
            <w:tcW w:w="0" w:type="auto"/>
          </w:tcPr>
          <w:p w14:paraId="628BBEB6" w14:textId="77777777" w:rsidR="00B0438F" w:rsidRDefault="00000000">
            <w:pPr>
              <w:pStyle w:val="Compact"/>
              <w:rPr>
                <w:del w:id="1896" w:author="Bermond Scoggins" w:date="2024-05-11T21:45:00Z"/>
              </w:rPr>
            </w:pPr>
            <w:del w:id="1897" w:author="Bermond Scoggins" w:date="2024-05-11T21:45:00Z">
              <w:r>
                <w:delText>Development</w:delText>
              </w:r>
            </w:del>
          </w:p>
        </w:tc>
        <w:tc>
          <w:tcPr>
            <w:tcW w:w="0" w:type="auto"/>
          </w:tcPr>
          <w:p w14:paraId="2620311F" w14:textId="77777777" w:rsidR="00B0438F" w:rsidRDefault="00000000">
            <w:pPr>
              <w:pStyle w:val="Compact"/>
              <w:rPr>
                <w:del w:id="1898" w:author="Bermond Scoggins" w:date="2024-05-11T21:45:00Z"/>
              </w:rPr>
            </w:pPr>
            <w:del w:id="1899" w:author="Bermond Scoggins" w:date="2024-05-11T21:45:00Z">
              <w:r>
                <w:delText>PS</w:delText>
              </w:r>
            </w:del>
          </w:p>
        </w:tc>
        <w:tc>
          <w:tcPr>
            <w:tcW w:w="0" w:type="auto"/>
          </w:tcPr>
          <w:p w14:paraId="3C094668" w14:textId="77777777" w:rsidR="00B0438F" w:rsidRDefault="00000000">
            <w:pPr>
              <w:pStyle w:val="Compact"/>
              <w:rPr>
                <w:del w:id="1900" w:author="Bermond Scoggins" w:date="2024-05-11T21:45:00Z"/>
              </w:rPr>
            </w:pPr>
            <w:del w:id="1901" w:author="Bermond Scoggins" w:date="2024-05-11T21:45:00Z">
              <w:r>
                <w:delText>695</w:delText>
              </w:r>
            </w:del>
          </w:p>
        </w:tc>
        <w:tc>
          <w:tcPr>
            <w:tcW w:w="0" w:type="auto"/>
          </w:tcPr>
          <w:p w14:paraId="4ADEDCF2" w14:textId="77777777" w:rsidR="00B0438F" w:rsidRDefault="00000000">
            <w:pPr>
              <w:pStyle w:val="Compact"/>
              <w:rPr>
                <w:del w:id="1902" w:author="Bermond Scoggins" w:date="2024-05-11T21:45:00Z"/>
              </w:rPr>
            </w:pPr>
            <w:del w:id="1903" w:author="Bermond Scoggins" w:date="2024-05-11T21:45:00Z">
              <w:r>
                <w:delText>2.2</w:delText>
              </w:r>
            </w:del>
          </w:p>
        </w:tc>
        <w:tc>
          <w:tcPr>
            <w:tcW w:w="0" w:type="auto"/>
          </w:tcPr>
          <w:p w14:paraId="62CF0F98" w14:textId="77777777" w:rsidR="00B0438F" w:rsidRDefault="00000000">
            <w:pPr>
              <w:pStyle w:val="Compact"/>
              <w:rPr>
                <w:del w:id="1904" w:author="Bermond Scoggins" w:date="2024-05-11T21:45:00Z"/>
              </w:rPr>
            </w:pPr>
            <w:del w:id="1905" w:author="Bermond Scoggins" w:date="2024-05-11T21:45:00Z">
              <w:r>
                <w:delText>Q2</w:delText>
              </w:r>
            </w:del>
          </w:p>
        </w:tc>
      </w:tr>
      <w:tr w:rsidR="00B0438F" w14:paraId="0135393E" w14:textId="77777777">
        <w:trPr>
          <w:del w:id="1906" w:author="Bermond Scoggins" w:date="2024-05-11T21:45:00Z"/>
        </w:trPr>
        <w:tc>
          <w:tcPr>
            <w:tcW w:w="0" w:type="auto"/>
          </w:tcPr>
          <w:p w14:paraId="6A09F5E1" w14:textId="77777777" w:rsidR="00B0438F" w:rsidRDefault="00000000">
            <w:pPr>
              <w:pStyle w:val="Compact"/>
              <w:rPr>
                <w:del w:id="1907" w:author="Bermond Scoggins" w:date="2024-05-11T21:45:00Z"/>
              </w:rPr>
            </w:pPr>
            <w:del w:id="1908" w:author="Bermond Scoggins" w:date="2024-05-11T21:45:00Z">
              <w:r>
                <w:delText>Journal Of Intervention And Statebuilding</w:delText>
              </w:r>
            </w:del>
          </w:p>
        </w:tc>
        <w:tc>
          <w:tcPr>
            <w:tcW w:w="0" w:type="auto"/>
          </w:tcPr>
          <w:p w14:paraId="1B2AA430" w14:textId="77777777" w:rsidR="00B0438F" w:rsidRDefault="00000000">
            <w:pPr>
              <w:pStyle w:val="Compact"/>
              <w:rPr>
                <w:del w:id="1909" w:author="Bermond Scoggins" w:date="2024-05-11T21:45:00Z"/>
              </w:rPr>
            </w:pPr>
            <w:del w:id="1910" w:author="Bermond Scoggins" w:date="2024-05-11T21:45:00Z">
              <w:r>
                <w:delText>IR</w:delText>
              </w:r>
            </w:del>
          </w:p>
        </w:tc>
        <w:tc>
          <w:tcPr>
            <w:tcW w:w="0" w:type="auto"/>
          </w:tcPr>
          <w:p w14:paraId="4DE98B0C" w14:textId="77777777" w:rsidR="00B0438F" w:rsidRDefault="00000000">
            <w:pPr>
              <w:pStyle w:val="Compact"/>
              <w:rPr>
                <w:del w:id="1911" w:author="Bermond Scoggins" w:date="2024-05-11T21:45:00Z"/>
              </w:rPr>
            </w:pPr>
            <w:del w:id="1912" w:author="Bermond Scoggins" w:date="2024-05-11T21:45:00Z">
              <w:r>
                <w:delText>669</w:delText>
              </w:r>
            </w:del>
          </w:p>
        </w:tc>
        <w:tc>
          <w:tcPr>
            <w:tcW w:w="0" w:type="auto"/>
          </w:tcPr>
          <w:p w14:paraId="13881B63" w14:textId="77777777" w:rsidR="00B0438F" w:rsidRDefault="00000000">
            <w:pPr>
              <w:pStyle w:val="Compact"/>
              <w:rPr>
                <w:del w:id="1913" w:author="Bermond Scoggins" w:date="2024-05-11T21:45:00Z"/>
              </w:rPr>
            </w:pPr>
            <w:del w:id="1914" w:author="Bermond Scoggins" w:date="2024-05-11T21:45:00Z">
              <w:r>
                <w:delText>2.2</w:delText>
              </w:r>
            </w:del>
          </w:p>
        </w:tc>
        <w:tc>
          <w:tcPr>
            <w:tcW w:w="0" w:type="auto"/>
          </w:tcPr>
          <w:p w14:paraId="678F5824" w14:textId="77777777" w:rsidR="00B0438F" w:rsidRDefault="00000000">
            <w:pPr>
              <w:pStyle w:val="Compact"/>
              <w:rPr>
                <w:del w:id="1915" w:author="Bermond Scoggins" w:date="2024-05-11T21:45:00Z"/>
              </w:rPr>
            </w:pPr>
            <w:del w:id="1916" w:author="Bermond Scoggins" w:date="2024-05-11T21:45:00Z">
              <w:r>
                <w:delText>Q2</w:delText>
              </w:r>
            </w:del>
          </w:p>
        </w:tc>
      </w:tr>
      <w:tr w:rsidR="00B0438F" w14:paraId="246D431A" w14:textId="77777777">
        <w:trPr>
          <w:del w:id="1917" w:author="Bermond Scoggins" w:date="2024-05-11T21:45:00Z"/>
        </w:trPr>
        <w:tc>
          <w:tcPr>
            <w:tcW w:w="0" w:type="auto"/>
          </w:tcPr>
          <w:p w14:paraId="71E1C308" w14:textId="77777777" w:rsidR="00B0438F" w:rsidRDefault="00000000">
            <w:pPr>
              <w:pStyle w:val="Compact"/>
              <w:rPr>
                <w:del w:id="1918" w:author="Bermond Scoggins" w:date="2024-05-11T21:45:00Z"/>
              </w:rPr>
            </w:pPr>
            <w:del w:id="1919" w:author="Bermond Scoggins" w:date="2024-05-11T21:45:00Z">
              <w:r>
                <w:delText>German Politics</w:delText>
              </w:r>
            </w:del>
          </w:p>
        </w:tc>
        <w:tc>
          <w:tcPr>
            <w:tcW w:w="0" w:type="auto"/>
          </w:tcPr>
          <w:p w14:paraId="7D03FCFE" w14:textId="77777777" w:rsidR="00B0438F" w:rsidRDefault="00000000">
            <w:pPr>
              <w:pStyle w:val="Compact"/>
              <w:rPr>
                <w:del w:id="1920" w:author="Bermond Scoggins" w:date="2024-05-11T21:45:00Z"/>
              </w:rPr>
            </w:pPr>
            <w:del w:id="1921" w:author="Bermond Scoggins" w:date="2024-05-11T21:45:00Z">
              <w:r>
                <w:delText>PS</w:delText>
              </w:r>
            </w:del>
          </w:p>
        </w:tc>
        <w:tc>
          <w:tcPr>
            <w:tcW w:w="0" w:type="auto"/>
          </w:tcPr>
          <w:p w14:paraId="1D0DA804" w14:textId="77777777" w:rsidR="00B0438F" w:rsidRDefault="00000000">
            <w:pPr>
              <w:pStyle w:val="Compact"/>
              <w:rPr>
                <w:del w:id="1922" w:author="Bermond Scoggins" w:date="2024-05-11T21:45:00Z"/>
              </w:rPr>
            </w:pPr>
            <w:del w:id="1923" w:author="Bermond Scoggins" w:date="2024-05-11T21:45:00Z">
              <w:r>
                <w:delText>673</w:delText>
              </w:r>
            </w:del>
          </w:p>
        </w:tc>
        <w:tc>
          <w:tcPr>
            <w:tcW w:w="0" w:type="auto"/>
          </w:tcPr>
          <w:p w14:paraId="2FF37227" w14:textId="77777777" w:rsidR="00B0438F" w:rsidRDefault="00000000">
            <w:pPr>
              <w:pStyle w:val="Compact"/>
              <w:rPr>
                <w:del w:id="1924" w:author="Bermond Scoggins" w:date="2024-05-11T21:45:00Z"/>
              </w:rPr>
            </w:pPr>
            <w:del w:id="1925" w:author="Bermond Scoggins" w:date="2024-05-11T21:45:00Z">
              <w:r>
                <w:delText>2.159</w:delText>
              </w:r>
            </w:del>
          </w:p>
        </w:tc>
        <w:tc>
          <w:tcPr>
            <w:tcW w:w="0" w:type="auto"/>
          </w:tcPr>
          <w:p w14:paraId="296F0DB3" w14:textId="77777777" w:rsidR="00B0438F" w:rsidRDefault="00000000">
            <w:pPr>
              <w:pStyle w:val="Compact"/>
              <w:rPr>
                <w:del w:id="1926" w:author="Bermond Scoggins" w:date="2024-05-11T21:45:00Z"/>
              </w:rPr>
            </w:pPr>
            <w:del w:id="1927" w:author="Bermond Scoggins" w:date="2024-05-11T21:45:00Z">
              <w:r>
                <w:delText>Q2</w:delText>
              </w:r>
            </w:del>
          </w:p>
        </w:tc>
      </w:tr>
      <w:tr w:rsidR="00B0438F" w14:paraId="5C001341" w14:textId="77777777">
        <w:trPr>
          <w:del w:id="1928" w:author="Bermond Scoggins" w:date="2024-05-11T21:45:00Z"/>
        </w:trPr>
        <w:tc>
          <w:tcPr>
            <w:tcW w:w="0" w:type="auto"/>
          </w:tcPr>
          <w:p w14:paraId="0EB40355" w14:textId="77777777" w:rsidR="00B0438F" w:rsidRDefault="00000000">
            <w:pPr>
              <w:pStyle w:val="Compact"/>
              <w:rPr>
                <w:del w:id="1929" w:author="Bermond Scoggins" w:date="2024-05-11T21:45:00Z"/>
              </w:rPr>
            </w:pPr>
            <w:del w:id="1930" w:author="Bermond Scoggins" w:date="2024-05-11T21:45:00Z">
              <w:r>
                <w:delText>Legislative Studies Quarterly</w:delText>
              </w:r>
            </w:del>
          </w:p>
        </w:tc>
        <w:tc>
          <w:tcPr>
            <w:tcW w:w="0" w:type="auto"/>
          </w:tcPr>
          <w:p w14:paraId="2AF080EA" w14:textId="77777777" w:rsidR="00B0438F" w:rsidRDefault="00000000">
            <w:pPr>
              <w:pStyle w:val="Compact"/>
              <w:rPr>
                <w:del w:id="1931" w:author="Bermond Scoggins" w:date="2024-05-11T21:45:00Z"/>
              </w:rPr>
            </w:pPr>
            <w:del w:id="1932" w:author="Bermond Scoggins" w:date="2024-05-11T21:45:00Z">
              <w:r>
                <w:delText>PS</w:delText>
              </w:r>
            </w:del>
          </w:p>
        </w:tc>
        <w:tc>
          <w:tcPr>
            <w:tcW w:w="0" w:type="auto"/>
          </w:tcPr>
          <w:p w14:paraId="678E4ADA" w14:textId="77777777" w:rsidR="00B0438F" w:rsidRDefault="00000000">
            <w:pPr>
              <w:pStyle w:val="Compact"/>
              <w:rPr>
                <w:del w:id="1933" w:author="Bermond Scoggins" w:date="2024-05-11T21:45:00Z"/>
              </w:rPr>
            </w:pPr>
            <w:del w:id="1934" w:author="Bermond Scoggins" w:date="2024-05-11T21:45:00Z">
              <w:r>
                <w:delText>1,720</w:delText>
              </w:r>
            </w:del>
          </w:p>
        </w:tc>
        <w:tc>
          <w:tcPr>
            <w:tcW w:w="0" w:type="auto"/>
          </w:tcPr>
          <w:p w14:paraId="58DA6FBA" w14:textId="77777777" w:rsidR="00B0438F" w:rsidRDefault="00000000">
            <w:pPr>
              <w:pStyle w:val="Compact"/>
              <w:rPr>
                <w:del w:id="1935" w:author="Bermond Scoggins" w:date="2024-05-11T21:45:00Z"/>
              </w:rPr>
            </w:pPr>
            <w:del w:id="1936" w:author="Bermond Scoggins" w:date="2024-05-11T21:45:00Z">
              <w:r>
                <w:delText>2.159</w:delText>
              </w:r>
            </w:del>
          </w:p>
        </w:tc>
        <w:tc>
          <w:tcPr>
            <w:tcW w:w="0" w:type="auto"/>
          </w:tcPr>
          <w:p w14:paraId="4EFD06F0" w14:textId="77777777" w:rsidR="00B0438F" w:rsidRDefault="00000000">
            <w:pPr>
              <w:pStyle w:val="Compact"/>
              <w:rPr>
                <w:del w:id="1937" w:author="Bermond Scoggins" w:date="2024-05-11T21:45:00Z"/>
              </w:rPr>
            </w:pPr>
            <w:del w:id="1938" w:author="Bermond Scoggins" w:date="2024-05-11T21:45:00Z">
              <w:r>
                <w:delText>Q2</w:delText>
              </w:r>
            </w:del>
          </w:p>
        </w:tc>
      </w:tr>
      <w:tr w:rsidR="00B0438F" w14:paraId="098E49A3" w14:textId="77777777">
        <w:trPr>
          <w:del w:id="1939" w:author="Bermond Scoggins" w:date="2024-05-11T21:45:00Z"/>
        </w:trPr>
        <w:tc>
          <w:tcPr>
            <w:tcW w:w="0" w:type="auto"/>
          </w:tcPr>
          <w:p w14:paraId="09EF9E4D" w14:textId="77777777" w:rsidR="00B0438F" w:rsidRDefault="00000000">
            <w:pPr>
              <w:pStyle w:val="Compact"/>
              <w:rPr>
                <w:del w:id="1940" w:author="Bermond Scoggins" w:date="2024-05-11T21:45:00Z"/>
              </w:rPr>
            </w:pPr>
            <w:del w:id="1941" w:author="Bermond Scoggins" w:date="2024-05-11T21:45:00Z">
              <w:r>
                <w:delText>Studies In Comparative International</w:delText>
              </w:r>
            </w:del>
          </w:p>
        </w:tc>
        <w:tc>
          <w:tcPr>
            <w:tcW w:w="0" w:type="auto"/>
          </w:tcPr>
          <w:p w14:paraId="4898A2D9" w14:textId="77777777" w:rsidR="00B0438F" w:rsidRDefault="00B0438F">
            <w:pPr>
              <w:pStyle w:val="Compact"/>
              <w:rPr>
                <w:del w:id="1942" w:author="Bermond Scoggins" w:date="2024-05-11T21:45:00Z"/>
              </w:rPr>
            </w:pPr>
          </w:p>
        </w:tc>
        <w:tc>
          <w:tcPr>
            <w:tcW w:w="0" w:type="auto"/>
          </w:tcPr>
          <w:p w14:paraId="22AC457C" w14:textId="77777777" w:rsidR="00B0438F" w:rsidRDefault="00B0438F">
            <w:pPr>
              <w:pStyle w:val="Compact"/>
              <w:rPr>
                <w:del w:id="1943" w:author="Bermond Scoggins" w:date="2024-05-11T21:45:00Z"/>
              </w:rPr>
            </w:pPr>
          </w:p>
        </w:tc>
        <w:tc>
          <w:tcPr>
            <w:tcW w:w="0" w:type="auto"/>
          </w:tcPr>
          <w:p w14:paraId="45F27A0B" w14:textId="77777777" w:rsidR="00B0438F" w:rsidRDefault="00B0438F">
            <w:pPr>
              <w:pStyle w:val="Compact"/>
              <w:rPr>
                <w:del w:id="1944" w:author="Bermond Scoggins" w:date="2024-05-11T21:45:00Z"/>
              </w:rPr>
            </w:pPr>
          </w:p>
        </w:tc>
        <w:tc>
          <w:tcPr>
            <w:tcW w:w="0" w:type="auto"/>
          </w:tcPr>
          <w:p w14:paraId="0240C33A" w14:textId="77777777" w:rsidR="00B0438F" w:rsidRDefault="00B0438F">
            <w:pPr>
              <w:pStyle w:val="Compact"/>
              <w:rPr>
                <w:del w:id="1945" w:author="Bermond Scoggins" w:date="2024-05-11T21:45:00Z"/>
              </w:rPr>
            </w:pPr>
          </w:p>
        </w:tc>
      </w:tr>
      <w:tr w:rsidR="00B0438F" w14:paraId="27ACA04A" w14:textId="77777777">
        <w:trPr>
          <w:del w:id="1946" w:author="Bermond Scoggins" w:date="2024-05-11T21:45:00Z"/>
        </w:trPr>
        <w:tc>
          <w:tcPr>
            <w:tcW w:w="0" w:type="auto"/>
          </w:tcPr>
          <w:p w14:paraId="32ABA339" w14:textId="77777777" w:rsidR="00B0438F" w:rsidRDefault="00000000">
            <w:pPr>
              <w:pStyle w:val="Compact"/>
              <w:rPr>
                <w:del w:id="1947" w:author="Bermond Scoggins" w:date="2024-05-11T21:45:00Z"/>
              </w:rPr>
            </w:pPr>
            <w:del w:id="1948" w:author="Bermond Scoggins" w:date="2024-05-11T21:45:00Z">
              <w:r>
                <w:delText>Development</w:delText>
              </w:r>
            </w:del>
          </w:p>
        </w:tc>
        <w:tc>
          <w:tcPr>
            <w:tcW w:w="0" w:type="auto"/>
          </w:tcPr>
          <w:p w14:paraId="7DA1843B" w14:textId="77777777" w:rsidR="00B0438F" w:rsidRDefault="00000000">
            <w:pPr>
              <w:pStyle w:val="Compact"/>
              <w:rPr>
                <w:del w:id="1949" w:author="Bermond Scoggins" w:date="2024-05-11T21:45:00Z"/>
              </w:rPr>
            </w:pPr>
            <w:del w:id="1950" w:author="Bermond Scoggins" w:date="2024-05-11T21:45:00Z">
              <w:r>
                <w:delText>PS</w:delText>
              </w:r>
            </w:del>
          </w:p>
        </w:tc>
        <w:tc>
          <w:tcPr>
            <w:tcW w:w="0" w:type="auto"/>
          </w:tcPr>
          <w:p w14:paraId="385AC7C7" w14:textId="77777777" w:rsidR="00B0438F" w:rsidRDefault="00000000">
            <w:pPr>
              <w:pStyle w:val="Compact"/>
              <w:rPr>
                <w:del w:id="1951" w:author="Bermond Scoggins" w:date="2024-05-11T21:45:00Z"/>
              </w:rPr>
            </w:pPr>
            <w:del w:id="1952" w:author="Bermond Scoggins" w:date="2024-05-11T21:45:00Z">
              <w:r>
                <w:delText>1,384</w:delText>
              </w:r>
            </w:del>
          </w:p>
        </w:tc>
        <w:tc>
          <w:tcPr>
            <w:tcW w:w="0" w:type="auto"/>
          </w:tcPr>
          <w:p w14:paraId="0DAEF496" w14:textId="77777777" w:rsidR="00B0438F" w:rsidRDefault="00000000">
            <w:pPr>
              <w:pStyle w:val="Compact"/>
              <w:rPr>
                <w:del w:id="1953" w:author="Bermond Scoggins" w:date="2024-05-11T21:45:00Z"/>
              </w:rPr>
            </w:pPr>
            <w:del w:id="1954" w:author="Bermond Scoggins" w:date="2024-05-11T21:45:00Z">
              <w:r>
                <w:delText>2.159</w:delText>
              </w:r>
            </w:del>
          </w:p>
        </w:tc>
        <w:tc>
          <w:tcPr>
            <w:tcW w:w="0" w:type="auto"/>
          </w:tcPr>
          <w:p w14:paraId="0BE9E96D" w14:textId="77777777" w:rsidR="00B0438F" w:rsidRDefault="00000000">
            <w:pPr>
              <w:pStyle w:val="Compact"/>
              <w:rPr>
                <w:del w:id="1955" w:author="Bermond Scoggins" w:date="2024-05-11T21:45:00Z"/>
              </w:rPr>
            </w:pPr>
            <w:del w:id="1956" w:author="Bermond Scoggins" w:date="2024-05-11T21:45:00Z">
              <w:r>
                <w:delText>Q2</w:delText>
              </w:r>
            </w:del>
          </w:p>
        </w:tc>
      </w:tr>
      <w:tr w:rsidR="00B0438F" w14:paraId="76145BAE" w14:textId="77777777">
        <w:trPr>
          <w:del w:id="1957" w:author="Bermond Scoggins" w:date="2024-05-11T21:45:00Z"/>
        </w:trPr>
        <w:tc>
          <w:tcPr>
            <w:tcW w:w="0" w:type="auto"/>
          </w:tcPr>
          <w:p w14:paraId="248DF85F" w14:textId="77777777" w:rsidR="00B0438F" w:rsidRDefault="00000000">
            <w:pPr>
              <w:pStyle w:val="Compact"/>
              <w:rPr>
                <w:del w:id="1958" w:author="Bermond Scoggins" w:date="2024-05-11T21:45:00Z"/>
              </w:rPr>
            </w:pPr>
            <w:del w:id="1959" w:author="Bermond Scoggins" w:date="2024-05-11T21:45:00Z">
              <w:r>
                <w:delText>Globalizations</w:delText>
              </w:r>
            </w:del>
          </w:p>
        </w:tc>
        <w:tc>
          <w:tcPr>
            <w:tcW w:w="0" w:type="auto"/>
          </w:tcPr>
          <w:p w14:paraId="757E24E8" w14:textId="77777777" w:rsidR="00B0438F" w:rsidRDefault="00000000">
            <w:pPr>
              <w:pStyle w:val="Compact"/>
              <w:rPr>
                <w:del w:id="1960" w:author="Bermond Scoggins" w:date="2024-05-11T21:45:00Z"/>
              </w:rPr>
            </w:pPr>
            <w:del w:id="1961" w:author="Bermond Scoggins" w:date="2024-05-11T21:45:00Z">
              <w:r>
                <w:delText>IR</w:delText>
              </w:r>
            </w:del>
          </w:p>
        </w:tc>
        <w:tc>
          <w:tcPr>
            <w:tcW w:w="0" w:type="auto"/>
          </w:tcPr>
          <w:p w14:paraId="035AD4AB" w14:textId="77777777" w:rsidR="00B0438F" w:rsidRDefault="00000000">
            <w:pPr>
              <w:pStyle w:val="Compact"/>
              <w:rPr>
                <w:del w:id="1962" w:author="Bermond Scoggins" w:date="2024-05-11T21:45:00Z"/>
              </w:rPr>
            </w:pPr>
            <w:del w:id="1963" w:author="Bermond Scoggins" w:date="2024-05-11T21:45:00Z">
              <w:r>
                <w:delText>1,762</w:delText>
              </w:r>
            </w:del>
          </w:p>
        </w:tc>
        <w:tc>
          <w:tcPr>
            <w:tcW w:w="0" w:type="auto"/>
          </w:tcPr>
          <w:p w14:paraId="4E9D4550" w14:textId="77777777" w:rsidR="00B0438F" w:rsidRDefault="00000000">
            <w:pPr>
              <w:pStyle w:val="Compact"/>
              <w:rPr>
                <w:del w:id="1964" w:author="Bermond Scoggins" w:date="2024-05-11T21:45:00Z"/>
              </w:rPr>
            </w:pPr>
            <w:del w:id="1965" w:author="Bermond Scoggins" w:date="2024-05-11T21:45:00Z">
              <w:r>
                <w:delText>2.155</w:delText>
              </w:r>
            </w:del>
          </w:p>
        </w:tc>
        <w:tc>
          <w:tcPr>
            <w:tcW w:w="0" w:type="auto"/>
          </w:tcPr>
          <w:p w14:paraId="0278F9D0" w14:textId="77777777" w:rsidR="00B0438F" w:rsidRDefault="00000000">
            <w:pPr>
              <w:pStyle w:val="Compact"/>
              <w:rPr>
                <w:del w:id="1966" w:author="Bermond Scoggins" w:date="2024-05-11T21:45:00Z"/>
              </w:rPr>
            </w:pPr>
            <w:del w:id="1967" w:author="Bermond Scoggins" w:date="2024-05-11T21:45:00Z">
              <w:r>
                <w:delText>Q2</w:delText>
              </w:r>
            </w:del>
          </w:p>
        </w:tc>
      </w:tr>
      <w:tr w:rsidR="00B0438F" w14:paraId="4FCF5BE4" w14:textId="77777777">
        <w:trPr>
          <w:del w:id="1968" w:author="Bermond Scoggins" w:date="2024-05-11T21:45:00Z"/>
        </w:trPr>
        <w:tc>
          <w:tcPr>
            <w:tcW w:w="0" w:type="auto"/>
          </w:tcPr>
          <w:p w14:paraId="060E081F" w14:textId="77777777" w:rsidR="00B0438F" w:rsidRDefault="00000000">
            <w:pPr>
              <w:pStyle w:val="Compact"/>
              <w:rPr>
                <w:del w:id="1969" w:author="Bermond Scoggins" w:date="2024-05-11T21:45:00Z"/>
              </w:rPr>
            </w:pPr>
            <w:del w:id="1970" w:author="Bermond Scoggins" w:date="2024-05-11T21:45:00Z">
              <w:r>
                <w:delText>Annals Of The American Academy Of</w:delText>
              </w:r>
            </w:del>
          </w:p>
        </w:tc>
        <w:tc>
          <w:tcPr>
            <w:tcW w:w="0" w:type="auto"/>
          </w:tcPr>
          <w:p w14:paraId="635A3280" w14:textId="77777777" w:rsidR="00B0438F" w:rsidRDefault="00B0438F">
            <w:pPr>
              <w:pStyle w:val="Compact"/>
              <w:rPr>
                <w:del w:id="1971" w:author="Bermond Scoggins" w:date="2024-05-11T21:45:00Z"/>
              </w:rPr>
            </w:pPr>
          </w:p>
        </w:tc>
        <w:tc>
          <w:tcPr>
            <w:tcW w:w="0" w:type="auto"/>
          </w:tcPr>
          <w:p w14:paraId="16503CE8" w14:textId="77777777" w:rsidR="00B0438F" w:rsidRDefault="00B0438F">
            <w:pPr>
              <w:pStyle w:val="Compact"/>
              <w:rPr>
                <w:del w:id="1972" w:author="Bermond Scoggins" w:date="2024-05-11T21:45:00Z"/>
              </w:rPr>
            </w:pPr>
          </w:p>
        </w:tc>
        <w:tc>
          <w:tcPr>
            <w:tcW w:w="0" w:type="auto"/>
          </w:tcPr>
          <w:p w14:paraId="1F3D530B" w14:textId="77777777" w:rsidR="00B0438F" w:rsidRDefault="00B0438F">
            <w:pPr>
              <w:pStyle w:val="Compact"/>
              <w:rPr>
                <w:del w:id="1973" w:author="Bermond Scoggins" w:date="2024-05-11T21:45:00Z"/>
              </w:rPr>
            </w:pPr>
          </w:p>
        </w:tc>
        <w:tc>
          <w:tcPr>
            <w:tcW w:w="0" w:type="auto"/>
          </w:tcPr>
          <w:p w14:paraId="0EA7A0C5" w14:textId="77777777" w:rsidR="00B0438F" w:rsidRDefault="00B0438F">
            <w:pPr>
              <w:pStyle w:val="Compact"/>
              <w:rPr>
                <w:del w:id="1974" w:author="Bermond Scoggins" w:date="2024-05-11T21:45:00Z"/>
              </w:rPr>
            </w:pPr>
          </w:p>
        </w:tc>
      </w:tr>
      <w:tr w:rsidR="00B0438F" w14:paraId="3B373031" w14:textId="77777777">
        <w:trPr>
          <w:del w:id="1975" w:author="Bermond Scoggins" w:date="2024-05-11T21:45:00Z"/>
        </w:trPr>
        <w:tc>
          <w:tcPr>
            <w:tcW w:w="0" w:type="auto"/>
          </w:tcPr>
          <w:p w14:paraId="610507C0" w14:textId="77777777" w:rsidR="00B0438F" w:rsidRDefault="00000000">
            <w:pPr>
              <w:pStyle w:val="Compact"/>
              <w:rPr>
                <w:del w:id="1976" w:author="Bermond Scoggins" w:date="2024-05-11T21:45:00Z"/>
              </w:rPr>
            </w:pPr>
            <w:del w:id="1977" w:author="Bermond Scoggins" w:date="2024-05-11T21:45:00Z">
              <w:r>
                <w:delText>Political And Social Science</w:delText>
              </w:r>
            </w:del>
          </w:p>
        </w:tc>
        <w:tc>
          <w:tcPr>
            <w:tcW w:w="0" w:type="auto"/>
          </w:tcPr>
          <w:p w14:paraId="19074D5C" w14:textId="77777777" w:rsidR="00B0438F" w:rsidRDefault="00000000">
            <w:pPr>
              <w:pStyle w:val="Compact"/>
              <w:rPr>
                <w:del w:id="1978" w:author="Bermond Scoggins" w:date="2024-05-11T21:45:00Z"/>
              </w:rPr>
            </w:pPr>
            <w:del w:id="1979" w:author="Bermond Scoggins" w:date="2024-05-11T21:45:00Z">
              <w:r>
                <w:delText>PS</w:delText>
              </w:r>
            </w:del>
          </w:p>
        </w:tc>
        <w:tc>
          <w:tcPr>
            <w:tcW w:w="0" w:type="auto"/>
          </w:tcPr>
          <w:p w14:paraId="482F7885" w14:textId="77777777" w:rsidR="00B0438F" w:rsidRDefault="00000000">
            <w:pPr>
              <w:pStyle w:val="Compact"/>
              <w:rPr>
                <w:del w:id="1980" w:author="Bermond Scoggins" w:date="2024-05-11T21:45:00Z"/>
              </w:rPr>
            </w:pPr>
            <w:del w:id="1981" w:author="Bermond Scoggins" w:date="2024-05-11T21:45:00Z">
              <w:r>
                <w:delText>7,473</w:delText>
              </w:r>
            </w:del>
          </w:p>
        </w:tc>
        <w:tc>
          <w:tcPr>
            <w:tcW w:w="0" w:type="auto"/>
          </w:tcPr>
          <w:p w14:paraId="602F65B3" w14:textId="77777777" w:rsidR="00B0438F" w:rsidRDefault="00000000">
            <w:pPr>
              <w:pStyle w:val="Compact"/>
              <w:rPr>
                <w:del w:id="1982" w:author="Bermond Scoggins" w:date="2024-05-11T21:45:00Z"/>
              </w:rPr>
            </w:pPr>
            <w:del w:id="1983" w:author="Bermond Scoggins" w:date="2024-05-11T21:45:00Z">
              <w:r>
                <w:delText>2.15</w:delText>
              </w:r>
            </w:del>
          </w:p>
        </w:tc>
        <w:tc>
          <w:tcPr>
            <w:tcW w:w="0" w:type="auto"/>
          </w:tcPr>
          <w:p w14:paraId="155D66A3" w14:textId="77777777" w:rsidR="00B0438F" w:rsidRDefault="00000000">
            <w:pPr>
              <w:pStyle w:val="Compact"/>
              <w:rPr>
                <w:del w:id="1984" w:author="Bermond Scoggins" w:date="2024-05-11T21:45:00Z"/>
              </w:rPr>
            </w:pPr>
            <w:del w:id="1985" w:author="Bermond Scoggins" w:date="2024-05-11T21:45:00Z">
              <w:r>
                <w:delText>Q2</w:delText>
              </w:r>
            </w:del>
          </w:p>
        </w:tc>
      </w:tr>
      <w:tr w:rsidR="00B0438F" w14:paraId="35BA6A9F" w14:textId="77777777">
        <w:trPr>
          <w:del w:id="1986" w:author="Bermond Scoggins" w:date="2024-05-11T21:45:00Z"/>
        </w:trPr>
        <w:tc>
          <w:tcPr>
            <w:tcW w:w="0" w:type="auto"/>
          </w:tcPr>
          <w:p w14:paraId="4F408B63" w14:textId="77777777" w:rsidR="00B0438F" w:rsidRDefault="00000000">
            <w:pPr>
              <w:pStyle w:val="Compact"/>
              <w:rPr>
                <w:del w:id="1987" w:author="Bermond Scoggins" w:date="2024-05-11T21:45:00Z"/>
              </w:rPr>
            </w:pPr>
            <w:del w:id="1988" w:author="Bermond Scoggins" w:date="2024-05-11T21:45:00Z">
              <w:r>
                <w:delText>International Relations</w:delText>
              </w:r>
            </w:del>
          </w:p>
        </w:tc>
        <w:tc>
          <w:tcPr>
            <w:tcW w:w="0" w:type="auto"/>
          </w:tcPr>
          <w:p w14:paraId="7A3028A8" w14:textId="77777777" w:rsidR="00B0438F" w:rsidRDefault="00000000">
            <w:pPr>
              <w:pStyle w:val="Compact"/>
              <w:rPr>
                <w:del w:id="1989" w:author="Bermond Scoggins" w:date="2024-05-11T21:45:00Z"/>
              </w:rPr>
            </w:pPr>
            <w:del w:id="1990" w:author="Bermond Scoggins" w:date="2024-05-11T21:45:00Z">
              <w:r>
                <w:delText>IR</w:delText>
              </w:r>
            </w:del>
          </w:p>
        </w:tc>
        <w:tc>
          <w:tcPr>
            <w:tcW w:w="0" w:type="auto"/>
          </w:tcPr>
          <w:p w14:paraId="2494B11D" w14:textId="77777777" w:rsidR="00B0438F" w:rsidRDefault="00000000">
            <w:pPr>
              <w:pStyle w:val="Compact"/>
              <w:rPr>
                <w:del w:id="1991" w:author="Bermond Scoggins" w:date="2024-05-11T21:45:00Z"/>
              </w:rPr>
            </w:pPr>
            <w:del w:id="1992" w:author="Bermond Scoggins" w:date="2024-05-11T21:45:00Z">
              <w:r>
                <w:delText>892</w:delText>
              </w:r>
            </w:del>
          </w:p>
        </w:tc>
        <w:tc>
          <w:tcPr>
            <w:tcW w:w="0" w:type="auto"/>
          </w:tcPr>
          <w:p w14:paraId="775B7794" w14:textId="77777777" w:rsidR="00B0438F" w:rsidRDefault="00000000">
            <w:pPr>
              <w:pStyle w:val="Compact"/>
              <w:rPr>
                <w:del w:id="1993" w:author="Bermond Scoggins" w:date="2024-05-11T21:45:00Z"/>
              </w:rPr>
            </w:pPr>
            <w:del w:id="1994" w:author="Bermond Scoggins" w:date="2024-05-11T21:45:00Z">
              <w:r>
                <w:delText>2.135</w:delText>
              </w:r>
            </w:del>
          </w:p>
        </w:tc>
        <w:tc>
          <w:tcPr>
            <w:tcW w:w="0" w:type="auto"/>
          </w:tcPr>
          <w:p w14:paraId="0B076500" w14:textId="77777777" w:rsidR="00B0438F" w:rsidRDefault="00000000">
            <w:pPr>
              <w:pStyle w:val="Compact"/>
              <w:rPr>
                <w:del w:id="1995" w:author="Bermond Scoggins" w:date="2024-05-11T21:45:00Z"/>
              </w:rPr>
            </w:pPr>
            <w:del w:id="1996" w:author="Bermond Scoggins" w:date="2024-05-11T21:45:00Z">
              <w:r>
                <w:delText>Q2</w:delText>
              </w:r>
            </w:del>
          </w:p>
        </w:tc>
      </w:tr>
      <w:tr w:rsidR="00B0438F" w14:paraId="34B184D3" w14:textId="77777777">
        <w:trPr>
          <w:del w:id="1997" w:author="Bermond Scoggins" w:date="2024-05-11T21:45:00Z"/>
        </w:trPr>
        <w:tc>
          <w:tcPr>
            <w:tcW w:w="0" w:type="auto"/>
          </w:tcPr>
          <w:p w14:paraId="4B992363" w14:textId="77777777" w:rsidR="00B0438F" w:rsidRDefault="00000000">
            <w:pPr>
              <w:pStyle w:val="Compact"/>
              <w:rPr>
                <w:del w:id="1998" w:author="Bermond Scoggins" w:date="2024-05-11T21:45:00Z"/>
              </w:rPr>
            </w:pPr>
            <w:del w:id="1999" w:author="Bermond Scoggins" w:date="2024-05-11T21:45:00Z">
              <w:r>
                <w:delText>Problems Of Post-Communism</w:delText>
              </w:r>
            </w:del>
          </w:p>
        </w:tc>
        <w:tc>
          <w:tcPr>
            <w:tcW w:w="0" w:type="auto"/>
          </w:tcPr>
          <w:p w14:paraId="4CEF6DB2" w14:textId="77777777" w:rsidR="00B0438F" w:rsidRDefault="00000000">
            <w:pPr>
              <w:pStyle w:val="Compact"/>
              <w:rPr>
                <w:del w:id="2000" w:author="Bermond Scoggins" w:date="2024-05-11T21:45:00Z"/>
              </w:rPr>
            </w:pPr>
            <w:del w:id="2001" w:author="Bermond Scoggins" w:date="2024-05-11T21:45:00Z">
              <w:r>
                <w:delText>PS</w:delText>
              </w:r>
            </w:del>
          </w:p>
        </w:tc>
        <w:tc>
          <w:tcPr>
            <w:tcW w:w="0" w:type="auto"/>
          </w:tcPr>
          <w:p w14:paraId="1850329D" w14:textId="77777777" w:rsidR="00B0438F" w:rsidRDefault="00000000">
            <w:pPr>
              <w:pStyle w:val="Compact"/>
              <w:rPr>
                <w:del w:id="2002" w:author="Bermond Scoggins" w:date="2024-05-11T21:45:00Z"/>
              </w:rPr>
            </w:pPr>
            <w:del w:id="2003" w:author="Bermond Scoggins" w:date="2024-05-11T21:45:00Z">
              <w:r>
                <w:delText>761</w:delText>
              </w:r>
            </w:del>
          </w:p>
        </w:tc>
        <w:tc>
          <w:tcPr>
            <w:tcW w:w="0" w:type="auto"/>
          </w:tcPr>
          <w:p w14:paraId="57B2688E" w14:textId="77777777" w:rsidR="00B0438F" w:rsidRDefault="00000000">
            <w:pPr>
              <w:pStyle w:val="Compact"/>
              <w:rPr>
                <w:del w:id="2004" w:author="Bermond Scoggins" w:date="2024-05-11T21:45:00Z"/>
              </w:rPr>
            </w:pPr>
            <w:del w:id="2005" w:author="Bermond Scoggins" w:date="2024-05-11T21:45:00Z">
              <w:r>
                <w:delText>2.127</w:delText>
              </w:r>
            </w:del>
          </w:p>
        </w:tc>
        <w:tc>
          <w:tcPr>
            <w:tcW w:w="0" w:type="auto"/>
          </w:tcPr>
          <w:p w14:paraId="72620046" w14:textId="77777777" w:rsidR="00B0438F" w:rsidRDefault="00000000">
            <w:pPr>
              <w:pStyle w:val="Compact"/>
              <w:rPr>
                <w:del w:id="2006" w:author="Bermond Scoggins" w:date="2024-05-11T21:45:00Z"/>
              </w:rPr>
            </w:pPr>
            <w:del w:id="2007" w:author="Bermond Scoggins" w:date="2024-05-11T21:45:00Z">
              <w:r>
                <w:delText>Q2</w:delText>
              </w:r>
            </w:del>
          </w:p>
        </w:tc>
      </w:tr>
      <w:tr w:rsidR="00B0438F" w14:paraId="42DAA8B1" w14:textId="77777777">
        <w:trPr>
          <w:del w:id="2008" w:author="Bermond Scoggins" w:date="2024-05-11T21:45:00Z"/>
        </w:trPr>
        <w:tc>
          <w:tcPr>
            <w:tcW w:w="0" w:type="auto"/>
          </w:tcPr>
          <w:p w14:paraId="19417530" w14:textId="77777777" w:rsidR="00B0438F" w:rsidRDefault="00000000">
            <w:pPr>
              <w:pStyle w:val="Compact"/>
              <w:rPr>
                <w:del w:id="2009" w:author="Bermond Scoggins" w:date="2024-05-11T21:45:00Z"/>
              </w:rPr>
            </w:pPr>
            <w:del w:id="2010" w:author="Bermond Scoggins" w:date="2024-05-11T21:45:00Z">
              <w:r>
                <w:delText>International Journal Of Public Opinion</w:delText>
              </w:r>
            </w:del>
          </w:p>
        </w:tc>
        <w:tc>
          <w:tcPr>
            <w:tcW w:w="0" w:type="auto"/>
          </w:tcPr>
          <w:p w14:paraId="7F396071" w14:textId="77777777" w:rsidR="00B0438F" w:rsidRDefault="00B0438F">
            <w:pPr>
              <w:pStyle w:val="Compact"/>
              <w:rPr>
                <w:del w:id="2011" w:author="Bermond Scoggins" w:date="2024-05-11T21:45:00Z"/>
              </w:rPr>
            </w:pPr>
          </w:p>
        </w:tc>
        <w:tc>
          <w:tcPr>
            <w:tcW w:w="0" w:type="auto"/>
          </w:tcPr>
          <w:p w14:paraId="5735BD1F" w14:textId="77777777" w:rsidR="00B0438F" w:rsidRDefault="00B0438F">
            <w:pPr>
              <w:pStyle w:val="Compact"/>
              <w:rPr>
                <w:del w:id="2012" w:author="Bermond Scoggins" w:date="2024-05-11T21:45:00Z"/>
              </w:rPr>
            </w:pPr>
          </w:p>
        </w:tc>
        <w:tc>
          <w:tcPr>
            <w:tcW w:w="0" w:type="auto"/>
          </w:tcPr>
          <w:p w14:paraId="43A521A8" w14:textId="77777777" w:rsidR="00B0438F" w:rsidRDefault="00B0438F">
            <w:pPr>
              <w:pStyle w:val="Compact"/>
              <w:rPr>
                <w:del w:id="2013" w:author="Bermond Scoggins" w:date="2024-05-11T21:45:00Z"/>
              </w:rPr>
            </w:pPr>
          </w:p>
        </w:tc>
        <w:tc>
          <w:tcPr>
            <w:tcW w:w="0" w:type="auto"/>
          </w:tcPr>
          <w:p w14:paraId="31090A3E" w14:textId="77777777" w:rsidR="00B0438F" w:rsidRDefault="00B0438F">
            <w:pPr>
              <w:pStyle w:val="Compact"/>
              <w:rPr>
                <w:del w:id="2014" w:author="Bermond Scoggins" w:date="2024-05-11T21:45:00Z"/>
              </w:rPr>
            </w:pPr>
          </w:p>
        </w:tc>
      </w:tr>
      <w:tr w:rsidR="00B0438F" w14:paraId="3A93BA2A" w14:textId="77777777">
        <w:trPr>
          <w:del w:id="2015" w:author="Bermond Scoggins" w:date="2024-05-11T21:45:00Z"/>
        </w:trPr>
        <w:tc>
          <w:tcPr>
            <w:tcW w:w="0" w:type="auto"/>
          </w:tcPr>
          <w:p w14:paraId="598662AB" w14:textId="77777777" w:rsidR="00B0438F" w:rsidRDefault="00000000">
            <w:pPr>
              <w:pStyle w:val="Compact"/>
              <w:rPr>
                <w:del w:id="2016" w:author="Bermond Scoggins" w:date="2024-05-11T21:45:00Z"/>
              </w:rPr>
            </w:pPr>
            <w:del w:id="2017" w:author="Bermond Scoggins" w:date="2024-05-11T21:45:00Z">
              <w:r>
                <w:delText>Research</w:delText>
              </w:r>
            </w:del>
          </w:p>
        </w:tc>
        <w:tc>
          <w:tcPr>
            <w:tcW w:w="0" w:type="auto"/>
          </w:tcPr>
          <w:p w14:paraId="13842832" w14:textId="77777777" w:rsidR="00B0438F" w:rsidRDefault="00000000">
            <w:pPr>
              <w:pStyle w:val="Compact"/>
              <w:rPr>
                <w:del w:id="2018" w:author="Bermond Scoggins" w:date="2024-05-11T21:45:00Z"/>
              </w:rPr>
            </w:pPr>
            <w:del w:id="2019" w:author="Bermond Scoggins" w:date="2024-05-11T21:45:00Z">
              <w:r>
                <w:delText>PS</w:delText>
              </w:r>
            </w:del>
          </w:p>
        </w:tc>
        <w:tc>
          <w:tcPr>
            <w:tcW w:w="0" w:type="auto"/>
          </w:tcPr>
          <w:p w14:paraId="5006B31F" w14:textId="77777777" w:rsidR="00B0438F" w:rsidRDefault="00000000">
            <w:pPr>
              <w:pStyle w:val="Compact"/>
              <w:rPr>
                <w:del w:id="2020" w:author="Bermond Scoggins" w:date="2024-05-11T21:45:00Z"/>
              </w:rPr>
            </w:pPr>
            <w:del w:id="2021" w:author="Bermond Scoggins" w:date="2024-05-11T21:45:00Z">
              <w:r>
                <w:delText>1,819</w:delText>
              </w:r>
            </w:del>
          </w:p>
        </w:tc>
        <w:tc>
          <w:tcPr>
            <w:tcW w:w="0" w:type="auto"/>
          </w:tcPr>
          <w:p w14:paraId="2C128581" w14:textId="77777777" w:rsidR="00B0438F" w:rsidRDefault="00000000">
            <w:pPr>
              <w:pStyle w:val="Compact"/>
              <w:rPr>
                <w:del w:id="2022" w:author="Bermond Scoggins" w:date="2024-05-11T21:45:00Z"/>
              </w:rPr>
            </w:pPr>
            <w:del w:id="2023" w:author="Bermond Scoggins" w:date="2024-05-11T21:45:00Z">
              <w:r>
                <w:delText>2.11</w:delText>
              </w:r>
            </w:del>
          </w:p>
        </w:tc>
        <w:tc>
          <w:tcPr>
            <w:tcW w:w="0" w:type="auto"/>
          </w:tcPr>
          <w:p w14:paraId="5D986626" w14:textId="77777777" w:rsidR="00B0438F" w:rsidRDefault="00000000">
            <w:pPr>
              <w:pStyle w:val="Compact"/>
              <w:rPr>
                <w:del w:id="2024" w:author="Bermond Scoggins" w:date="2024-05-11T21:45:00Z"/>
              </w:rPr>
            </w:pPr>
            <w:del w:id="2025" w:author="Bermond Scoggins" w:date="2024-05-11T21:45:00Z">
              <w:r>
                <w:delText>Q2</w:delText>
              </w:r>
            </w:del>
          </w:p>
        </w:tc>
      </w:tr>
      <w:tr w:rsidR="00B0438F" w14:paraId="48F9DC65" w14:textId="77777777">
        <w:trPr>
          <w:del w:id="2026" w:author="Bermond Scoggins" w:date="2024-05-11T21:45:00Z"/>
        </w:trPr>
        <w:tc>
          <w:tcPr>
            <w:tcW w:w="0" w:type="auto"/>
          </w:tcPr>
          <w:p w14:paraId="5059A87C" w14:textId="77777777" w:rsidR="00B0438F" w:rsidRDefault="00000000">
            <w:pPr>
              <w:pStyle w:val="Compact"/>
              <w:rPr>
                <w:del w:id="2027" w:author="Bermond Scoggins" w:date="2024-05-11T21:45:00Z"/>
              </w:rPr>
            </w:pPr>
            <w:del w:id="2028" w:author="Bermond Scoggins" w:date="2024-05-11T21:45:00Z">
              <w:r>
                <w:delText>Europe-Asia Studies</w:delText>
              </w:r>
            </w:del>
          </w:p>
        </w:tc>
        <w:tc>
          <w:tcPr>
            <w:tcW w:w="0" w:type="auto"/>
          </w:tcPr>
          <w:p w14:paraId="1AA184FA" w14:textId="77777777" w:rsidR="00B0438F" w:rsidRDefault="00000000">
            <w:pPr>
              <w:pStyle w:val="Compact"/>
              <w:rPr>
                <w:del w:id="2029" w:author="Bermond Scoggins" w:date="2024-05-11T21:45:00Z"/>
              </w:rPr>
            </w:pPr>
            <w:del w:id="2030" w:author="Bermond Scoggins" w:date="2024-05-11T21:45:00Z">
              <w:r>
                <w:delText>PS</w:delText>
              </w:r>
            </w:del>
          </w:p>
        </w:tc>
        <w:tc>
          <w:tcPr>
            <w:tcW w:w="0" w:type="auto"/>
          </w:tcPr>
          <w:p w14:paraId="41771BD3" w14:textId="77777777" w:rsidR="00B0438F" w:rsidRDefault="00000000">
            <w:pPr>
              <w:pStyle w:val="Compact"/>
              <w:rPr>
                <w:del w:id="2031" w:author="Bermond Scoggins" w:date="2024-05-11T21:45:00Z"/>
              </w:rPr>
            </w:pPr>
            <w:del w:id="2032" w:author="Bermond Scoggins" w:date="2024-05-11T21:45:00Z">
              <w:r>
                <w:delText>2,006</w:delText>
              </w:r>
            </w:del>
          </w:p>
        </w:tc>
        <w:tc>
          <w:tcPr>
            <w:tcW w:w="0" w:type="auto"/>
          </w:tcPr>
          <w:p w14:paraId="11733F8D" w14:textId="77777777" w:rsidR="00B0438F" w:rsidRDefault="00000000">
            <w:pPr>
              <w:pStyle w:val="Compact"/>
              <w:rPr>
                <w:del w:id="2033" w:author="Bermond Scoggins" w:date="2024-05-11T21:45:00Z"/>
              </w:rPr>
            </w:pPr>
            <w:del w:id="2034" w:author="Bermond Scoggins" w:date="2024-05-11T21:45:00Z">
              <w:r>
                <w:delText>2.102</w:delText>
              </w:r>
            </w:del>
          </w:p>
        </w:tc>
        <w:tc>
          <w:tcPr>
            <w:tcW w:w="0" w:type="auto"/>
          </w:tcPr>
          <w:p w14:paraId="0D59CC28" w14:textId="77777777" w:rsidR="00B0438F" w:rsidRDefault="00000000">
            <w:pPr>
              <w:pStyle w:val="Compact"/>
              <w:rPr>
                <w:del w:id="2035" w:author="Bermond Scoggins" w:date="2024-05-11T21:45:00Z"/>
              </w:rPr>
            </w:pPr>
            <w:del w:id="2036" w:author="Bermond Scoggins" w:date="2024-05-11T21:45:00Z">
              <w:r>
                <w:delText>Q2</w:delText>
              </w:r>
            </w:del>
          </w:p>
        </w:tc>
      </w:tr>
      <w:tr w:rsidR="00B0438F" w14:paraId="33EBB050" w14:textId="77777777">
        <w:trPr>
          <w:del w:id="2037" w:author="Bermond Scoggins" w:date="2024-05-11T21:45:00Z"/>
        </w:trPr>
        <w:tc>
          <w:tcPr>
            <w:tcW w:w="0" w:type="auto"/>
          </w:tcPr>
          <w:p w14:paraId="3488DB92" w14:textId="77777777" w:rsidR="00B0438F" w:rsidRDefault="00000000">
            <w:pPr>
              <w:pStyle w:val="Compact"/>
              <w:rPr>
                <w:del w:id="2038" w:author="Bermond Scoggins" w:date="2024-05-11T21:45:00Z"/>
              </w:rPr>
            </w:pPr>
            <w:del w:id="2039" w:author="Bermond Scoggins" w:date="2024-05-11T21:45:00Z">
              <w:r>
                <w:delText>Critical Policy Studies</w:delText>
              </w:r>
            </w:del>
          </w:p>
        </w:tc>
        <w:tc>
          <w:tcPr>
            <w:tcW w:w="0" w:type="auto"/>
          </w:tcPr>
          <w:p w14:paraId="015C3175" w14:textId="77777777" w:rsidR="00B0438F" w:rsidRDefault="00000000">
            <w:pPr>
              <w:pStyle w:val="Compact"/>
              <w:rPr>
                <w:del w:id="2040" w:author="Bermond Scoggins" w:date="2024-05-11T21:45:00Z"/>
              </w:rPr>
            </w:pPr>
            <w:del w:id="2041" w:author="Bermond Scoggins" w:date="2024-05-11T21:45:00Z">
              <w:r>
                <w:delText>PS</w:delText>
              </w:r>
            </w:del>
          </w:p>
        </w:tc>
        <w:tc>
          <w:tcPr>
            <w:tcW w:w="0" w:type="auto"/>
          </w:tcPr>
          <w:p w14:paraId="48E1F892" w14:textId="77777777" w:rsidR="00B0438F" w:rsidRDefault="00000000">
            <w:pPr>
              <w:pStyle w:val="Compact"/>
              <w:rPr>
                <w:del w:id="2042" w:author="Bermond Scoggins" w:date="2024-05-11T21:45:00Z"/>
              </w:rPr>
            </w:pPr>
            <w:del w:id="2043" w:author="Bermond Scoggins" w:date="2024-05-11T21:45:00Z">
              <w:r>
                <w:delText>876</w:delText>
              </w:r>
            </w:del>
          </w:p>
        </w:tc>
        <w:tc>
          <w:tcPr>
            <w:tcW w:w="0" w:type="auto"/>
          </w:tcPr>
          <w:p w14:paraId="2009D32E" w14:textId="77777777" w:rsidR="00B0438F" w:rsidRDefault="00000000">
            <w:pPr>
              <w:pStyle w:val="Compact"/>
              <w:rPr>
                <w:del w:id="2044" w:author="Bermond Scoggins" w:date="2024-05-11T21:45:00Z"/>
              </w:rPr>
            </w:pPr>
            <w:del w:id="2045" w:author="Bermond Scoggins" w:date="2024-05-11T21:45:00Z">
              <w:r>
                <w:delText>2.098</w:delText>
              </w:r>
            </w:del>
          </w:p>
        </w:tc>
        <w:tc>
          <w:tcPr>
            <w:tcW w:w="0" w:type="auto"/>
          </w:tcPr>
          <w:p w14:paraId="33F75E5C" w14:textId="77777777" w:rsidR="00B0438F" w:rsidRDefault="00000000">
            <w:pPr>
              <w:pStyle w:val="Compact"/>
              <w:rPr>
                <w:del w:id="2046" w:author="Bermond Scoggins" w:date="2024-05-11T21:45:00Z"/>
              </w:rPr>
            </w:pPr>
            <w:del w:id="2047" w:author="Bermond Scoggins" w:date="2024-05-11T21:45:00Z">
              <w:r>
                <w:delText>Q2</w:delText>
              </w:r>
            </w:del>
          </w:p>
        </w:tc>
      </w:tr>
      <w:tr w:rsidR="00B0438F" w14:paraId="2B312C5B" w14:textId="77777777">
        <w:trPr>
          <w:del w:id="2048" w:author="Bermond Scoggins" w:date="2024-05-11T21:45:00Z"/>
        </w:trPr>
        <w:tc>
          <w:tcPr>
            <w:tcW w:w="0" w:type="auto"/>
          </w:tcPr>
          <w:p w14:paraId="73D7AC13" w14:textId="77777777" w:rsidR="00B0438F" w:rsidRDefault="00000000">
            <w:pPr>
              <w:pStyle w:val="Compact"/>
              <w:rPr>
                <w:del w:id="2049" w:author="Bermond Scoggins" w:date="2024-05-11T21:45:00Z"/>
              </w:rPr>
            </w:pPr>
            <w:del w:id="2050" w:author="Bermond Scoggins" w:date="2024-05-11T21:45:00Z">
              <w:r>
                <w:delText>Bulletin Of The Atomic Scientists</w:delText>
              </w:r>
            </w:del>
          </w:p>
        </w:tc>
        <w:tc>
          <w:tcPr>
            <w:tcW w:w="0" w:type="auto"/>
          </w:tcPr>
          <w:p w14:paraId="33F14BE4" w14:textId="77777777" w:rsidR="00B0438F" w:rsidRDefault="00000000">
            <w:pPr>
              <w:pStyle w:val="Compact"/>
              <w:rPr>
                <w:del w:id="2051" w:author="Bermond Scoggins" w:date="2024-05-11T21:45:00Z"/>
              </w:rPr>
            </w:pPr>
            <w:del w:id="2052" w:author="Bermond Scoggins" w:date="2024-05-11T21:45:00Z">
              <w:r>
                <w:delText>IR</w:delText>
              </w:r>
            </w:del>
          </w:p>
        </w:tc>
        <w:tc>
          <w:tcPr>
            <w:tcW w:w="0" w:type="auto"/>
          </w:tcPr>
          <w:p w14:paraId="4AF92E63" w14:textId="77777777" w:rsidR="00B0438F" w:rsidRDefault="00000000">
            <w:pPr>
              <w:pStyle w:val="Compact"/>
              <w:rPr>
                <w:del w:id="2053" w:author="Bermond Scoggins" w:date="2024-05-11T21:45:00Z"/>
              </w:rPr>
            </w:pPr>
            <w:del w:id="2054" w:author="Bermond Scoggins" w:date="2024-05-11T21:45:00Z">
              <w:r>
                <w:delText>749</w:delText>
              </w:r>
            </w:del>
          </w:p>
        </w:tc>
        <w:tc>
          <w:tcPr>
            <w:tcW w:w="0" w:type="auto"/>
          </w:tcPr>
          <w:p w14:paraId="54756D85" w14:textId="77777777" w:rsidR="00B0438F" w:rsidRDefault="00000000">
            <w:pPr>
              <w:pStyle w:val="Compact"/>
              <w:rPr>
                <w:del w:id="2055" w:author="Bermond Scoggins" w:date="2024-05-11T21:45:00Z"/>
              </w:rPr>
            </w:pPr>
            <w:del w:id="2056" w:author="Bermond Scoggins" w:date="2024-05-11T21:45:00Z">
              <w:r>
                <w:delText>2.092</w:delText>
              </w:r>
            </w:del>
          </w:p>
        </w:tc>
        <w:tc>
          <w:tcPr>
            <w:tcW w:w="0" w:type="auto"/>
          </w:tcPr>
          <w:p w14:paraId="37F77430" w14:textId="77777777" w:rsidR="00B0438F" w:rsidRDefault="00000000">
            <w:pPr>
              <w:pStyle w:val="Compact"/>
              <w:rPr>
                <w:del w:id="2057" w:author="Bermond Scoggins" w:date="2024-05-11T21:45:00Z"/>
              </w:rPr>
            </w:pPr>
            <w:del w:id="2058" w:author="Bermond Scoggins" w:date="2024-05-11T21:45:00Z">
              <w:r>
                <w:delText>Q2</w:delText>
              </w:r>
            </w:del>
          </w:p>
        </w:tc>
      </w:tr>
      <w:tr w:rsidR="00B0438F" w14:paraId="2C0A7A0C" w14:textId="77777777">
        <w:trPr>
          <w:del w:id="2059" w:author="Bermond Scoggins" w:date="2024-05-11T21:45:00Z"/>
        </w:trPr>
        <w:tc>
          <w:tcPr>
            <w:tcW w:w="0" w:type="auto"/>
          </w:tcPr>
          <w:p w14:paraId="187F6D83" w14:textId="77777777" w:rsidR="00B0438F" w:rsidRDefault="00000000">
            <w:pPr>
              <w:pStyle w:val="Compact"/>
              <w:rPr>
                <w:del w:id="2060" w:author="Bermond Scoggins" w:date="2024-05-11T21:45:00Z"/>
              </w:rPr>
            </w:pPr>
            <w:del w:id="2061" w:author="Bermond Scoggins" w:date="2024-05-11T21:45:00Z">
              <w:r>
                <w:delText>Politics &amp; Gender</w:delText>
              </w:r>
            </w:del>
          </w:p>
        </w:tc>
        <w:tc>
          <w:tcPr>
            <w:tcW w:w="0" w:type="auto"/>
          </w:tcPr>
          <w:p w14:paraId="6B98F4E2" w14:textId="77777777" w:rsidR="00B0438F" w:rsidRDefault="00000000">
            <w:pPr>
              <w:pStyle w:val="Compact"/>
              <w:rPr>
                <w:del w:id="2062" w:author="Bermond Scoggins" w:date="2024-05-11T21:45:00Z"/>
              </w:rPr>
            </w:pPr>
            <w:del w:id="2063" w:author="Bermond Scoggins" w:date="2024-05-11T21:45:00Z">
              <w:r>
                <w:delText>PS</w:delText>
              </w:r>
            </w:del>
          </w:p>
        </w:tc>
        <w:tc>
          <w:tcPr>
            <w:tcW w:w="0" w:type="auto"/>
          </w:tcPr>
          <w:p w14:paraId="65F76814" w14:textId="77777777" w:rsidR="00B0438F" w:rsidRDefault="00000000">
            <w:pPr>
              <w:pStyle w:val="Compact"/>
              <w:rPr>
                <w:del w:id="2064" w:author="Bermond Scoggins" w:date="2024-05-11T21:45:00Z"/>
              </w:rPr>
            </w:pPr>
            <w:del w:id="2065" w:author="Bermond Scoggins" w:date="2024-05-11T21:45:00Z">
              <w:r>
                <w:delText>1,350</w:delText>
              </w:r>
            </w:del>
          </w:p>
        </w:tc>
        <w:tc>
          <w:tcPr>
            <w:tcW w:w="0" w:type="auto"/>
          </w:tcPr>
          <w:p w14:paraId="5F60A958" w14:textId="77777777" w:rsidR="00B0438F" w:rsidRDefault="00000000">
            <w:pPr>
              <w:pStyle w:val="Compact"/>
              <w:rPr>
                <w:del w:id="2066" w:author="Bermond Scoggins" w:date="2024-05-11T21:45:00Z"/>
              </w:rPr>
            </w:pPr>
            <w:del w:id="2067" w:author="Bermond Scoggins" w:date="2024-05-11T21:45:00Z">
              <w:r>
                <w:delText>2.088</w:delText>
              </w:r>
            </w:del>
          </w:p>
        </w:tc>
        <w:tc>
          <w:tcPr>
            <w:tcW w:w="0" w:type="auto"/>
          </w:tcPr>
          <w:p w14:paraId="1A4D8C42" w14:textId="77777777" w:rsidR="00B0438F" w:rsidRDefault="00000000">
            <w:pPr>
              <w:pStyle w:val="Compact"/>
              <w:rPr>
                <w:del w:id="2068" w:author="Bermond Scoggins" w:date="2024-05-11T21:45:00Z"/>
              </w:rPr>
            </w:pPr>
            <w:del w:id="2069" w:author="Bermond Scoggins" w:date="2024-05-11T21:45:00Z">
              <w:r>
                <w:delText>Q2</w:delText>
              </w:r>
            </w:del>
          </w:p>
        </w:tc>
      </w:tr>
      <w:tr w:rsidR="00B0438F" w14:paraId="310C9C2B" w14:textId="77777777">
        <w:trPr>
          <w:del w:id="2070" w:author="Bermond Scoggins" w:date="2024-05-11T21:45:00Z"/>
        </w:trPr>
        <w:tc>
          <w:tcPr>
            <w:tcW w:w="0" w:type="auto"/>
          </w:tcPr>
          <w:p w14:paraId="28F8EF6F" w14:textId="77777777" w:rsidR="00B0438F" w:rsidRDefault="00000000">
            <w:pPr>
              <w:pStyle w:val="Compact"/>
              <w:rPr>
                <w:del w:id="2071" w:author="Bermond Scoggins" w:date="2024-05-11T21:45:00Z"/>
              </w:rPr>
            </w:pPr>
            <w:del w:id="2072" w:author="Bermond Scoggins" w:date="2024-05-11T21:45:00Z">
              <w:r>
                <w:delText>Global Policy</w:delText>
              </w:r>
            </w:del>
          </w:p>
        </w:tc>
        <w:tc>
          <w:tcPr>
            <w:tcW w:w="0" w:type="auto"/>
          </w:tcPr>
          <w:p w14:paraId="71063D54" w14:textId="77777777" w:rsidR="00B0438F" w:rsidRDefault="00000000">
            <w:pPr>
              <w:pStyle w:val="Compact"/>
              <w:rPr>
                <w:del w:id="2073" w:author="Bermond Scoggins" w:date="2024-05-11T21:45:00Z"/>
              </w:rPr>
            </w:pPr>
            <w:del w:id="2074" w:author="Bermond Scoggins" w:date="2024-05-11T21:45:00Z">
              <w:r>
                <w:delText>PS</w:delText>
              </w:r>
            </w:del>
          </w:p>
        </w:tc>
        <w:tc>
          <w:tcPr>
            <w:tcW w:w="0" w:type="auto"/>
          </w:tcPr>
          <w:p w14:paraId="176BAEB6" w14:textId="77777777" w:rsidR="00B0438F" w:rsidRDefault="00000000">
            <w:pPr>
              <w:pStyle w:val="Compact"/>
              <w:rPr>
                <w:del w:id="2075" w:author="Bermond Scoggins" w:date="2024-05-11T21:45:00Z"/>
              </w:rPr>
            </w:pPr>
            <w:del w:id="2076" w:author="Bermond Scoggins" w:date="2024-05-11T21:45:00Z">
              <w:r>
                <w:delText>1,402</w:delText>
              </w:r>
            </w:del>
          </w:p>
        </w:tc>
        <w:tc>
          <w:tcPr>
            <w:tcW w:w="0" w:type="auto"/>
          </w:tcPr>
          <w:p w14:paraId="191A44E0" w14:textId="77777777" w:rsidR="00B0438F" w:rsidRDefault="00000000">
            <w:pPr>
              <w:pStyle w:val="Compact"/>
              <w:rPr>
                <w:del w:id="2077" w:author="Bermond Scoggins" w:date="2024-05-11T21:45:00Z"/>
              </w:rPr>
            </w:pPr>
            <w:del w:id="2078" w:author="Bermond Scoggins" w:date="2024-05-11T21:45:00Z">
              <w:r>
                <w:delText>2.084</w:delText>
              </w:r>
            </w:del>
          </w:p>
        </w:tc>
        <w:tc>
          <w:tcPr>
            <w:tcW w:w="0" w:type="auto"/>
          </w:tcPr>
          <w:p w14:paraId="1FD1072A" w14:textId="77777777" w:rsidR="00B0438F" w:rsidRDefault="00000000">
            <w:pPr>
              <w:pStyle w:val="Compact"/>
              <w:rPr>
                <w:del w:id="2079" w:author="Bermond Scoggins" w:date="2024-05-11T21:45:00Z"/>
              </w:rPr>
            </w:pPr>
            <w:del w:id="2080" w:author="Bermond Scoggins" w:date="2024-05-11T21:45:00Z">
              <w:r>
                <w:delText>Q2</w:delText>
              </w:r>
            </w:del>
          </w:p>
        </w:tc>
      </w:tr>
      <w:tr w:rsidR="00B0438F" w14:paraId="4C4B1DC9" w14:textId="77777777">
        <w:trPr>
          <w:del w:id="2081" w:author="Bermond Scoggins" w:date="2024-05-11T21:45:00Z"/>
        </w:trPr>
        <w:tc>
          <w:tcPr>
            <w:tcW w:w="0" w:type="auto"/>
          </w:tcPr>
          <w:p w14:paraId="4BCFE327" w14:textId="77777777" w:rsidR="00B0438F" w:rsidRDefault="00000000">
            <w:pPr>
              <w:pStyle w:val="Compact"/>
              <w:rPr>
                <w:del w:id="2082" w:author="Bermond Scoggins" w:date="2024-05-11T21:45:00Z"/>
              </w:rPr>
            </w:pPr>
            <w:del w:id="2083" w:author="Bermond Scoggins" w:date="2024-05-11T21:45:00Z">
              <w:r>
                <w:delText>International Feminist Journal Of</w:delText>
              </w:r>
            </w:del>
          </w:p>
        </w:tc>
        <w:tc>
          <w:tcPr>
            <w:tcW w:w="0" w:type="auto"/>
          </w:tcPr>
          <w:p w14:paraId="014A3E97" w14:textId="77777777" w:rsidR="00B0438F" w:rsidRDefault="00B0438F">
            <w:pPr>
              <w:pStyle w:val="Compact"/>
              <w:rPr>
                <w:del w:id="2084" w:author="Bermond Scoggins" w:date="2024-05-11T21:45:00Z"/>
              </w:rPr>
            </w:pPr>
          </w:p>
        </w:tc>
        <w:tc>
          <w:tcPr>
            <w:tcW w:w="0" w:type="auto"/>
          </w:tcPr>
          <w:p w14:paraId="184FDE28" w14:textId="77777777" w:rsidR="00B0438F" w:rsidRDefault="00B0438F">
            <w:pPr>
              <w:pStyle w:val="Compact"/>
              <w:rPr>
                <w:del w:id="2085" w:author="Bermond Scoggins" w:date="2024-05-11T21:45:00Z"/>
              </w:rPr>
            </w:pPr>
          </w:p>
        </w:tc>
        <w:tc>
          <w:tcPr>
            <w:tcW w:w="0" w:type="auto"/>
          </w:tcPr>
          <w:p w14:paraId="4B0A59F5" w14:textId="77777777" w:rsidR="00B0438F" w:rsidRDefault="00B0438F">
            <w:pPr>
              <w:pStyle w:val="Compact"/>
              <w:rPr>
                <w:del w:id="2086" w:author="Bermond Scoggins" w:date="2024-05-11T21:45:00Z"/>
              </w:rPr>
            </w:pPr>
          </w:p>
        </w:tc>
        <w:tc>
          <w:tcPr>
            <w:tcW w:w="0" w:type="auto"/>
          </w:tcPr>
          <w:p w14:paraId="6729DE89" w14:textId="77777777" w:rsidR="00B0438F" w:rsidRDefault="00B0438F">
            <w:pPr>
              <w:pStyle w:val="Compact"/>
              <w:rPr>
                <w:del w:id="2087" w:author="Bermond Scoggins" w:date="2024-05-11T21:45:00Z"/>
              </w:rPr>
            </w:pPr>
          </w:p>
        </w:tc>
      </w:tr>
      <w:tr w:rsidR="00B0438F" w14:paraId="2CAC0467" w14:textId="77777777">
        <w:trPr>
          <w:del w:id="2088" w:author="Bermond Scoggins" w:date="2024-05-11T21:45:00Z"/>
        </w:trPr>
        <w:tc>
          <w:tcPr>
            <w:tcW w:w="0" w:type="auto"/>
          </w:tcPr>
          <w:p w14:paraId="78C2970F" w14:textId="77777777" w:rsidR="00B0438F" w:rsidRDefault="00000000">
            <w:pPr>
              <w:pStyle w:val="Compact"/>
              <w:rPr>
                <w:del w:id="2089" w:author="Bermond Scoggins" w:date="2024-05-11T21:45:00Z"/>
              </w:rPr>
            </w:pPr>
            <w:del w:id="2090" w:author="Bermond Scoggins" w:date="2024-05-11T21:45:00Z">
              <w:r>
                <w:delText>Politics</w:delText>
              </w:r>
            </w:del>
          </w:p>
        </w:tc>
        <w:tc>
          <w:tcPr>
            <w:tcW w:w="0" w:type="auto"/>
          </w:tcPr>
          <w:p w14:paraId="5C2A21FE" w14:textId="77777777" w:rsidR="00B0438F" w:rsidRDefault="00000000">
            <w:pPr>
              <w:pStyle w:val="Compact"/>
              <w:rPr>
                <w:del w:id="2091" w:author="Bermond Scoggins" w:date="2024-05-11T21:45:00Z"/>
              </w:rPr>
            </w:pPr>
            <w:del w:id="2092" w:author="Bermond Scoggins" w:date="2024-05-11T21:45:00Z">
              <w:r>
                <w:delText>PS</w:delText>
              </w:r>
            </w:del>
          </w:p>
        </w:tc>
        <w:tc>
          <w:tcPr>
            <w:tcW w:w="0" w:type="auto"/>
          </w:tcPr>
          <w:p w14:paraId="5766FDBD" w14:textId="77777777" w:rsidR="00B0438F" w:rsidRDefault="00000000">
            <w:pPr>
              <w:pStyle w:val="Compact"/>
              <w:rPr>
                <w:del w:id="2093" w:author="Bermond Scoggins" w:date="2024-05-11T21:45:00Z"/>
              </w:rPr>
            </w:pPr>
            <w:del w:id="2094" w:author="Bermond Scoggins" w:date="2024-05-11T21:45:00Z">
              <w:r>
                <w:delText>1,093</w:delText>
              </w:r>
            </w:del>
          </w:p>
        </w:tc>
        <w:tc>
          <w:tcPr>
            <w:tcW w:w="0" w:type="auto"/>
          </w:tcPr>
          <w:p w14:paraId="25212E27" w14:textId="77777777" w:rsidR="00B0438F" w:rsidRDefault="00000000">
            <w:pPr>
              <w:pStyle w:val="Compact"/>
              <w:rPr>
                <w:del w:id="2095" w:author="Bermond Scoggins" w:date="2024-05-11T21:45:00Z"/>
              </w:rPr>
            </w:pPr>
            <w:del w:id="2096" w:author="Bermond Scoggins" w:date="2024-05-11T21:45:00Z">
              <w:r>
                <w:delText>2.083</w:delText>
              </w:r>
            </w:del>
          </w:p>
        </w:tc>
        <w:tc>
          <w:tcPr>
            <w:tcW w:w="0" w:type="auto"/>
          </w:tcPr>
          <w:p w14:paraId="04F456A1" w14:textId="77777777" w:rsidR="00B0438F" w:rsidRDefault="00000000">
            <w:pPr>
              <w:pStyle w:val="Compact"/>
              <w:rPr>
                <w:del w:id="2097" w:author="Bermond Scoggins" w:date="2024-05-11T21:45:00Z"/>
              </w:rPr>
            </w:pPr>
            <w:del w:id="2098" w:author="Bermond Scoggins" w:date="2024-05-11T21:45:00Z">
              <w:r>
                <w:delText>Q2</w:delText>
              </w:r>
            </w:del>
          </w:p>
        </w:tc>
      </w:tr>
      <w:tr w:rsidR="00B0438F" w14:paraId="7AE09D68" w14:textId="77777777">
        <w:trPr>
          <w:del w:id="2099" w:author="Bermond Scoggins" w:date="2024-05-11T21:45:00Z"/>
        </w:trPr>
        <w:tc>
          <w:tcPr>
            <w:tcW w:w="0" w:type="auto"/>
          </w:tcPr>
          <w:p w14:paraId="5E31B9CF" w14:textId="77777777" w:rsidR="00B0438F" w:rsidRDefault="00000000">
            <w:pPr>
              <w:pStyle w:val="Compact"/>
              <w:rPr>
                <w:del w:id="2100" w:author="Bermond Scoggins" w:date="2024-05-11T21:45:00Z"/>
              </w:rPr>
            </w:pPr>
            <w:del w:id="2101" w:author="Bermond Scoggins" w:date="2024-05-11T21:45:00Z">
              <w:r>
                <w:delText>Electoral Studies</w:delText>
              </w:r>
            </w:del>
          </w:p>
        </w:tc>
        <w:tc>
          <w:tcPr>
            <w:tcW w:w="0" w:type="auto"/>
          </w:tcPr>
          <w:p w14:paraId="34B22499" w14:textId="77777777" w:rsidR="00B0438F" w:rsidRDefault="00000000">
            <w:pPr>
              <w:pStyle w:val="Compact"/>
              <w:rPr>
                <w:del w:id="2102" w:author="Bermond Scoggins" w:date="2024-05-11T21:45:00Z"/>
              </w:rPr>
            </w:pPr>
            <w:del w:id="2103" w:author="Bermond Scoggins" w:date="2024-05-11T21:45:00Z">
              <w:r>
                <w:delText>PS</w:delText>
              </w:r>
            </w:del>
          </w:p>
        </w:tc>
        <w:tc>
          <w:tcPr>
            <w:tcW w:w="0" w:type="auto"/>
          </w:tcPr>
          <w:p w14:paraId="3132D8BA" w14:textId="77777777" w:rsidR="00B0438F" w:rsidRDefault="00000000">
            <w:pPr>
              <w:pStyle w:val="Compact"/>
              <w:rPr>
                <w:del w:id="2104" w:author="Bermond Scoggins" w:date="2024-05-11T21:45:00Z"/>
              </w:rPr>
            </w:pPr>
            <w:del w:id="2105" w:author="Bermond Scoggins" w:date="2024-05-11T21:45:00Z">
              <w:r>
                <w:delText>4,461</w:delText>
              </w:r>
            </w:del>
          </w:p>
        </w:tc>
        <w:tc>
          <w:tcPr>
            <w:tcW w:w="0" w:type="auto"/>
          </w:tcPr>
          <w:p w14:paraId="06B11491" w14:textId="77777777" w:rsidR="00B0438F" w:rsidRDefault="00000000">
            <w:pPr>
              <w:pStyle w:val="Compact"/>
              <w:rPr>
                <w:del w:id="2106" w:author="Bermond Scoggins" w:date="2024-05-11T21:45:00Z"/>
              </w:rPr>
            </w:pPr>
            <w:del w:id="2107" w:author="Bermond Scoggins" w:date="2024-05-11T21:45:00Z">
              <w:r>
                <w:delText>2.07</w:delText>
              </w:r>
            </w:del>
          </w:p>
        </w:tc>
        <w:tc>
          <w:tcPr>
            <w:tcW w:w="0" w:type="auto"/>
          </w:tcPr>
          <w:p w14:paraId="526EAC9B" w14:textId="77777777" w:rsidR="00B0438F" w:rsidRDefault="00000000">
            <w:pPr>
              <w:pStyle w:val="Compact"/>
              <w:rPr>
                <w:del w:id="2108" w:author="Bermond Scoggins" w:date="2024-05-11T21:45:00Z"/>
              </w:rPr>
            </w:pPr>
            <w:del w:id="2109" w:author="Bermond Scoggins" w:date="2024-05-11T21:45:00Z">
              <w:r>
                <w:delText>Q3</w:delText>
              </w:r>
            </w:del>
          </w:p>
        </w:tc>
      </w:tr>
      <w:tr w:rsidR="00B0438F" w14:paraId="6C97AEA9" w14:textId="77777777">
        <w:trPr>
          <w:del w:id="2110" w:author="Bermond Scoggins" w:date="2024-05-11T21:45:00Z"/>
        </w:trPr>
        <w:tc>
          <w:tcPr>
            <w:tcW w:w="0" w:type="auto"/>
          </w:tcPr>
          <w:p w14:paraId="16039C97" w14:textId="77777777" w:rsidR="00B0438F" w:rsidRDefault="00000000">
            <w:pPr>
              <w:pStyle w:val="Compact"/>
              <w:rPr>
                <w:del w:id="2111" w:author="Bermond Scoggins" w:date="2024-05-11T21:45:00Z"/>
              </w:rPr>
            </w:pPr>
            <w:del w:id="2112" w:author="Bermond Scoggins" w:date="2024-05-11T21:45:00Z">
              <w:r>
                <w:delText>Politics And Governance</w:delText>
              </w:r>
            </w:del>
          </w:p>
        </w:tc>
        <w:tc>
          <w:tcPr>
            <w:tcW w:w="0" w:type="auto"/>
          </w:tcPr>
          <w:p w14:paraId="239AFF6F" w14:textId="77777777" w:rsidR="00B0438F" w:rsidRDefault="00000000">
            <w:pPr>
              <w:pStyle w:val="Compact"/>
              <w:rPr>
                <w:del w:id="2113" w:author="Bermond Scoggins" w:date="2024-05-11T21:45:00Z"/>
              </w:rPr>
            </w:pPr>
            <w:del w:id="2114" w:author="Bermond Scoggins" w:date="2024-05-11T21:45:00Z">
              <w:r>
                <w:delText>PS</w:delText>
              </w:r>
            </w:del>
          </w:p>
        </w:tc>
        <w:tc>
          <w:tcPr>
            <w:tcW w:w="0" w:type="auto"/>
          </w:tcPr>
          <w:p w14:paraId="0C46101B" w14:textId="77777777" w:rsidR="00B0438F" w:rsidRDefault="00000000">
            <w:pPr>
              <w:pStyle w:val="Compact"/>
              <w:rPr>
                <w:del w:id="2115" w:author="Bermond Scoggins" w:date="2024-05-11T21:45:00Z"/>
              </w:rPr>
            </w:pPr>
            <w:del w:id="2116" w:author="Bermond Scoggins" w:date="2024-05-11T21:45:00Z">
              <w:r>
                <w:delText>978</w:delText>
              </w:r>
            </w:del>
          </w:p>
        </w:tc>
        <w:tc>
          <w:tcPr>
            <w:tcW w:w="0" w:type="auto"/>
          </w:tcPr>
          <w:p w14:paraId="76E499EC" w14:textId="77777777" w:rsidR="00B0438F" w:rsidRDefault="00000000">
            <w:pPr>
              <w:pStyle w:val="Compact"/>
              <w:rPr>
                <w:del w:id="2117" w:author="Bermond Scoggins" w:date="2024-05-11T21:45:00Z"/>
              </w:rPr>
            </w:pPr>
            <w:del w:id="2118" w:author="Bermond Scoggins" w:date="2024-05-11T21:45:00Z">
              <w:r>
                <w:delText>2.061</w:delText>
              </w:r>
            </w:del>
          </w:p>
        </w:tc>
        <w:tc>
          <w:tcPr>
            <w:tcW w:w="0" w:type="auto"/>
          </w:tcPr>
          <w:p w14:paraId="3AF1E2D4" w14:textId="77777777" w:rsidR="00B0438F" w:rsidRDefault="00000000">
            <w:pPr>
              <w:pStyle w:val="Compact"/>
              <w:rPr>
                <w:del w:id="2119" w:author="Bermond Scoggins" w:date="2024-05-11T21:45:00Z"/>
              </w:rPr>
            </w:pPr>
            <w:del w:id="2120" w:author="Bermond Scoggins" w:date="2024-05-11T21:45:00Z">
              <w:r>
                <w:delText>Q3</w:delText>
              </w:r>
            </w:del>
          </w:p>
        </w:tc>
      </w:tr>
      <w:tr w:rsidR="00B0438F" w14:paraId="3796F0A1" w14:textId="77777777">
        <w:trPr>
          <w:del w:id="2121" w:author="Bermond Scoggins" w:date="2024-05-11T21:45:00Z"/>
        </w:trPr>
        <w:tc>
          <w:tcPr>
            <w:tcW w:w="0" w:type="auto"/>
          </w:tcPr>
          <w:p w14:paraId="12148CD2" w14:textId="77777777" w:rsidR="00B0438F" w:rsidRDefault="00000000">
            <w:pPr>
              <w:pStyle w:val="Compact"/>
              <w:rPr>
                <w:del w:id="2122" w:author="Bermond Scoggins" w:date="2024-05-11T21:45:00Z"/>
              </w:rPr>
            </w:pPr>
            <w:del w:id="2123" w:author="Bermond Scoggins" w:date="2024-05-11T21:45:00Z">
              <w:r>
                <w:delText>International Political Science Review</w:delText>
              </w:r>
            </w:del>
          </w:p>
        </w:tc>
        <w:tc>
          <w:tcPr>
            <w:tcW w:w="0" w:type="auto"/>
          </w:tcPr>
          <w:p w14:paraId="396B1EB2" w14:textId="77777777" w:rsidR="00B0438F" w:rsidRDefault="00000000">
            <w:pPr>
              <w:pStyle w:val="Compact"/>
              <w:rPr>
                <w:del w:id="2124" w:author="Bermond Scoggins" w:date="2024-05-11T21:45:00Z"/>
              </w:rPr>
            </w:pPr>
            <w:del w:id="2125" w:author="Bermond Scoggins" w:date="2024-05-11T21:45:00Z">
              <w:r>
                <w:delText>PS</w:delText>
              </w:r>
            </w:del>
          </w:p>
        </w:tc>
        <w:tc>
          <w:tcPr>
            <w:tcW w:w="0" w:type="auto"/>
          </w:tcPr>
          <w:p w14:paraId="5D85544D" w14:textId="77777777" w:rsidR="00B0438F" w:rsidRDefault="00000000">
            <w:pPr>
              <w:pStyle w:val="Compact"/>
              <w:rPr>
                <w:del w:id="2126" w:author="Bermond Scoggins" w:date="2024-05-11T21:45:00Z"/>
              </w:rPr>
            </w:pPr>
            <w:del w:id="2127" w:author="Bermond Scoggins" w:date="2024-05-11T21:45:00Z">
              <w:r>
                <w:delText>2,023</w:delText>
              </w:r>
            </w:del>
          </w:p>
        </w:tc>
        <w:tc>
          <w:tcPr>
            <w:tcW w:w="0" w:type="auto"/>
          </w:tcPr>
          <w:p w14:paraId="5EFFEC4E" w14:textId="77777777" w:rsidR="00B0438F" w:rsidRDefault="00000000">
            <w:pPr>
              <w:pStyle w:val="Compact"/>
              <w:rPr>
                <w:del w:id="2128" w:author="Bermond Scoggins" w:date="2024-05-11T21:45:00Z"/>
              </w:rPr>
            </w:pPr>
            <w:del w:id="2129" w:author="Bermond Scoggins" w:date="2024-05-11T21:45:00Z">
              <w:r>
                <w:delText>2.049</w:delText>
              </w:r>
            </w:del>
          </w:p>
        </w:tc>
        <w:tc>
          <w:tcPr>
            <w:tcW w:w="0" w:type="auto"/>
          </w:tcPr>
          <w:p w14:paraId="1B19607A" w14:textId="77777777" w:rsidR="00B0438F" w:rsidRDefault="00000000">
            <w:pPr>
              <w:pStyle w:val="Compact"/>
              <w:rPr>
                <w:del w:id="2130" w:author="Bermond Scoggins" w:date="2024-05-11T21:45:00Z"/>
              </w:rPr>
            </w:pPr>
            <w:del w:id="2131" w:author="Bermond Scoggins" w:date="2024-05-11T21:45:00Z">
              <w:r>
                <w:delText>Q3</w:delText>
              </w:r>
            </w:del>
          </w:p>
        </w:tc>
      </w:tr>
      <w:tr w:rsidR="00B0438F" w14:paraId="15A8EA1C" w14:textId="77777777">
        <w:trPr>
          <w:del w:id="2132" w:author="Bermond Scoggins" w:date="2024-05-11T21:45:00Z"/>
        </w:trPr>
        <w:tc>
          <w:tcPr>
            <w:tcW w:w="0" w:type="auto"/>
          </w:tcPr>
          <w:p w14:paraId="349A0ED4" w14:textId="77777777" w:rsidR="00B0438F" w:rsidRDefault="00000000">
            <w:pPr>
              <w:pStyle w:val="Compact"/>
              <w:rPr>
                <w:del w:id="2133" w:author="Bermond Scoggins" w:date="2024-05-11T21:45:00Z"/>
              </w:rPr>
            </w:pPr>
            <w:del w:id="2134" w:author="Bermond Scoggins" w:date="2024-05-11T21:45:00Z">
              <w:r>
                <w:delText>Public Choice</w:delText>
              </w:r>
            </w:del>
          </w:p>
        </w:tc>
        <w:tc>
          <w:tcPr>
            <w:tcW w:w="0" w:type="auto"/>
          </w:tcPr>
          <w:p w14:paraId="1537B9A7" w14:textId="77777777" w:rsidR="00B0438F" w:rsidRDefault="00000000">
            <w:pPr>
              <w:pStyle w:val="Compact"/>
              <w:rPr>
                <w:del w:id="2135" w:author="Bermond Scoggins" w:date="2024-05-11T21:45:00Z"/>
              </w:rPr>
            </w:pPr>
            <w:del w:id="2136" w:author="Bermond Scoggins" w:date="2024-05-11T21:45:00Z">
              <w:r>
                <w:delText>PS</w:delText>
              </w:r>
            </w:del>
          </w:p>
        </w:tc>
        <w:tc>
          <w:tcPr>
            <w:tcW w:w="0" w:type="auto"/>
          </w:tcPr>
          <w:p w14:paraId="15D9FEF5" w14:textId="77777777" w:rsidR="00B0438F" w:rsidRDefault="00000000">
            <w:pPr>
              <w:pStyle w:val="Compact"/>
              <w:rPr>
                <w:del w:id="2137" w:author="Bermond Scoggins" w:date="2024-05-11T21:45:00Z"/>
              </w:rPr>
            </w:pPr>
            <w:del w:id="2138" w:author="Bermond Scoggins" w:date="2024-05-11T21:45:00Z">
              <w:r>
                <w:delText>5,970</w:delText>
              </w:r>
            </w:del>
          </w:p>
        </w:tc>
        <w:tc>
          <w:tcPr>
            <w:tcW w:w="0" w:type="auto"/>
          </w:tcPr>
          <w:p w14:paraId="6716B4D3" w14:textId="77777777" w:rsidR="00B0438F" w:rsidRDefault="00000000">
            <w:pPr>
              <w:pStyle w:val="Compact"/>
              <w:rPr>
                <w:del w:id="2139" w:author="Bermond Scoggins" w:date="2024-05-11T21:45:00Z"/>
              </w:rPr>
            </w:pPr>
            <w:del w:id="2140" w:author="Bermond Scoggins" w:date="2024-05-11T21:45:00Z">
              <w:r>
                <w:delText>2.019</w:delText>
              </w:r>
            </w:del>
          </w:p>
        </w:tc>
        <w:tc>
          <w:tcPr>
            <w:tcW w:w="0" w:type="auto"/>
          </w:tcPr>
          <w:p w14:paraId="6D23E8DA" w14:textId="77777777" w:rsidR="00B0438F" w:rsidRDefault="00000000">
            <w:pPr>
              <w:pStyle w:val="Compact"/>
              <w:rPr>
                <w:del w:id="2141" w:author="Bermond Scoggins" w:date="2024-05-11T21:45:00Z"/>
              </w:rPr>
            </w:pPr>
            <w:del w:id="2142" w:author="Bermond Scoggins" w:date="2024-05-11T21:45:00Z">
              <w:r>
                <w:delText>Q3</w:delText>
              </w:r>
            </w:del>
          </w:p>
        </w:tc>
      </w:tr>
      <w:tr w:rsidR="00B0438F" w14:paraId="756CDCF5" w14:textId="77777777">
        <w:trPr>
          <w:del w:id="2143" w:author="Bermond Scoggins" w:date="2024-05-11T21:45:00Z"/>
        </w:trPr>
        <w:tc>
          <w:tcPr>
            <w:tcW w:w="0" w:type="auto"/>
          </w:tcPr>
          <w:p w14:paraId="0C29F1D7" w14:textId="77777777" w:rsidR="00B0438F" w:rsidRDefault="00000000">
            <w:pPr>
              <w:pStyle w:val="Compact"/>
              <w:rPr>
                <w:del w:id="2144" w:author="Bermond Scoggins" w:date="2024-05-11T21:45:00Z"/>
              </w:rPr>
            </w:pPr>
            <w:del w:id="2145" w:author="Bermond Scoggins" w:date="2024-05-11T21:45:00Z">
              <w:r>
                <w:delText>New Left Review</w:delText>
              </w:r>
            </w:del>
          </w:p>
        </w:tc>
        <w:tc>
          <w:tcPr>
            <w:tcW w:w="0" w:type="auto"/>
          </w:tcPr>
          <w:p w14:paraId="402F8B63" w14:textId="77777777" w:rsidR="00B0438F" w:rsidRDefault="00000000">
            <w:pPr>
              <w:pStyle w:val="Compact"/>
              <w:rPr>
                <w:del w:id="2146" w:author="Bermond Scoggins" w:date="2024-05-11T21:45:00Z"/>
              </w:rPr>
            </w:pPr>
            <w:del w:id="2147" w:author="Bermond Scoggins" w:date="2024-05-11T21:45:00Z">
              <w:r>
                <w:delText>PS</w:delText>
              </w:r>
            </w:del>
          </w:p>
        </w:tc>
        <w:tc>
          <w:tcPr>
            <w:tcW w:w="0" w:type="auto"/>
          </w:tcPr>
          <w:p w14:paraId="7B033D56" w14:textId="77777777" w:rsidR="00B0438F" w:rsidRDefault="00000000">
            <w:pPr>
              <w:pStyle w:val="Compact"/>
              <w:rPr>
                <w:del w:id="2148" w:author="Bermond Scoggins" w:date="2024-05-11T21:45:00Z"/>
              </w:rPr>
            </w:pPr>
            <w:del w:id="2149" w:author="Bermond Scoggins" w:date="2024-05-11T21:45:00Z">
              <w:r>
                <w:delText>2,917</w:delText>
              </w:r>
            </w:del>
          </w:p>
        </w:tc>
        <w:tc>
          <w:tcPr>
            <w:tcW w:w="0" w:type="auto"/>
          </w:tcPr>
          <w:p w14:paraId="46550D6B" w14:textId="77777777" w:rsidR="00B0438F" w:rsidRDefault="00000000">
            <w:pPr>
              <w:pStyle w:val="Compact"/>
              <w:rPr>
                <w:del w:id="2150" w:author="Bermond Scoggins" w:date="2024-05-11T21:45:00Z"/>
              </w:rPr>
            </w:pPr>
            <w:del w:id="2151" w:author="Bermond Scoggins" w:date="2024-05-11T21:45:00Z">
              <w:r>
                <w:delText>2.015</w:delText>
              </w:r>
            </w:del>
          </w:p>
        </w:tc>
        <w:tc>
          <w:tcPr>
            <w:tcW w:w="0" w:type="auto"/>
          </w:tcPr>
          <w:p w14:paraId="47F0A168" w14:textId="77777777" w:rsidR="00B0438F" w:rsidRDefault="00000000">
            <w:pPr>
              <w:pStyle w:val="Compact"/>
              <w:rPr>
                <w:del w:id="2152" w:author="Bermond Scoggins" w:date="2024-05-11T21:45:00Z"/>
              </w:rPr>
            </w:pPr>
            <w:del w:id="2153" w:author="Bermond Scoggins" w:date="2024-05-11T21:45:00Z">
              <w:r>
                <w:delText>Q3</w:delText>
              </w:r>
            </w:del>
          </w:p>
        </w:tc>
      </w:tr>
      <w:tr w:rsidR="00B0438F" w14:paraId="544E9B10" w14:textId="77777777">
        <w:trPr>
          <w:del w:id="2154" w:author="Bermond Scoggins" w:date="2024-05-11T21:45:00Z"/>
        </w:trPr>
        <w:tc>
          <w:tcPr>
            <w:tcW w:w="0" w:type="auto"/>
          </w:tcPr>
          <w:p w14:paraId="6C659C76" w14:textId="77777777" w:rsidR="00B0438F" w:rsidRDefault="00000000">
            <w:pPr>
              <w:pStyle w:val="Compact"/>
              <w:rPr>
                <w:del w:id="2155" w:author="Bermond Scoggins" w:date="2024-05-11T21:45:00Z"/>
              </w:rPr>
            </w:pPr>
            <w:del w:id="2156" w:author="Bermond Scoggins" w:date="2024-05-11T21:45:00Z">
              <w:r>
                <w:delText>Comparative European Politics</w:delText>
              </w:r>
            </w:del>
          </w:p>
        </w:tc>
        <w:tc>
          <w:tcPr>
            <w:tcW w:w="0" w:type="auto"/>
          </w:tcPr>
          <w:p w14:paraId="113045A5" w14:textId="77777777" w:rsidR="00B0438F" w:rsidRDefault="00000000">
            <w:pPr>
              <w:pStyle w:val="Compact"/>
              <w:rPr>
                <w:del w:id="2157" w:author="Bermond Scoggins" w:date="2024-05-11T21:45:00Z"/>
              </w:rPr>
            </w:pPr>
            <w:del w:id="2158" w:author="Bermond Scoggins" w:date="2024-05-11T21:45:00Z">
              <w:r>
                <w:delText>PS</w:delText>
              </w:r>
            </w:del>
          </w:p>
        </w:tc>
        <w:tc>
          <w:tcPr>
            <w:tcW w:w="0" w:type="auto"/>
          </w:tcPr>
          <w:p w14:paraId="03EC7847" w14:textId="77777777" w:rsidR="00B0438F" w:rsidRDefault="00000000">
            <w:pPr>
              <w:pStyle w:val="Compact"/>
              <w:rPr>
                <w:del w:id="2159" w:author="Bermond Scoggins" w:date="2024-05-11T21:45:00Z"/>
              </w:rPr>
            </w:pPr>
            <w:del w:id="2160" w:author="Bermond Scoggins" w:date="2024-05-11T21:45:00Z">
              <w:r>
                <w:delText>1,025</w:delText>
              </w:r>
            </w:del>
          </w:p>
        </w:tc>
        <w:tc>
          <w:tcPr>
            <w:tcW w:w="0" w:type="auto"/>
          </w:tcPr>
          <w:p w14:paraId="21CEEB26" w14:textId="77777777" w:rsidR="00B0438F" w:rsidRDefault="00000000">
            <w:pPr>
              <w:pStyle w:val="Compact"/>
              <w:rPr>
                <w:del w:id="2161" w:author="Bermond Scoggins" w:date="2024-05-11T21:45:00Z"/>
              </w:rPr>
            </w:pPr>
            <w:del w:id="2162" w:author="Bermond Scoggins" w:date="2024-05-11T21:45:00Z">
              <w:r>
                <w:delText>2.01</w:delText>
              </w:r>
            </w:del>
          </w:p>
        </w:tc>
        <w:tc>
          <w:tcPr>
            <w:tcW w:w="0" w:type="auto"/>
          </w:tcPr>
          <w:p w14:paraId="1A1FE2DB" w14:textId="77777777" w:rsidR="00B0438F" w:rsidRDefault="00000000">
            <w:pPr>
              <w:pStyle w:val="Compact"/>
              <w:rPr>
                <w:del w:id="2163" w:author="Bermond Scoggins" w:date="2024-05-11T21:45:00Z"/>
              </w:rPr>
            </w:pPr>
            <w:del w:id="2164" w:author="Bermond Scoggins" w:date="2024-05-11T21:45:00Z">
              <w:r>
                <w:delText>Q3</w:delText>
              </w:r>
            </w:del>
          </w:p>
        </w:tc>
      </w:tr>
      <w:tr w:rsidR="00B0438F" w14:paraId="19191804" w14:textId="77777777">
        <w:trPr>
          <w:del w:id="2165" w:author="Bermond Scoggins" w:date="2024-05-11T21:45:00Z"/>
        </w:trPr>
        <w:tc>
          <w:tcPr>
            <w:tcW w:w="0" w:type="auto"/>
          </w:tcPr>
          <w:p w14:paraId="669F94CB" w14:textId="77777777" w:rsidR="00B0438F" w:rsidRDefault="00000000">
            <w:pPr>
              <w:pStyle w:val="Compact"/>
              <w:rPr>
                <w:del w:id="2166" w:author="Bermond Scoggins" w:date="2024-05-11T21:45:00Z"/>
              </w:rPr>
            </w:pPr>
            <w:del w:id="2167" w:author="Bermond Scoggins" w:date="2024-05-11T21:45:00Z">
              <w:r>
                <w:delText>Journal Of Women Politics &amp; Policy</w:delText>
              </w:r>
            </w:del>
          </w:p>
        </w:tc>
        <w:tc>
          <w:tcPr>
            <w:tcW w:w="0" w:type="auto"/>
          </w:tcPr>
          <w:p w14:paraId="131C23BD" w14:textId="77777777" w:rsidR="00B0438F" w:rsidRDefault="00000000">
            <w:pPr>
              <w:pStyle w:val="Compact"/>
              <w:rPr>
                <w:del w:id="2168" w:author="Bermond Scoggins" w:date="2024-05-11T21:45:00Z"/>
              </w:rPr>
            </w:pPr>
            <w:del w:id="2169" w:author="Bermond Scoggins" w:date="2024-05-11T21:45:00Z">
              <w:r>
                <w:delText>PS</w:delText>
              </w:r>
            </w:del>
          </w:p>
        </w:tc>
        <w:tc>
          <w:tcPr>
            <w:tcW w:w="0" w:type="auto"/>
          </w:tcPr>
          <w:p w14:paraId="3993C408" w14:textId="77777777" w:rsidR="00B0438F" w:rsidRDefault="00000000">
            <w:pPr>
              <w:pStyle w:val="Compact"/>
              <w:rPr>
                <w:del w:id="2170" w:author="Bermond Scoggins" w:date="2024-05-11T21:45:00Z"/>
              </w:rPr>
            </w:pPr>
            <w:del w:id="2171" w:author="Bermond Scoggins" w:date="2024-05-11T21:45:00Z">
              <w:r>
                <w:delText>476</w:delText>
              </w:r>
            </w:del>
          </w:p>
        </w:tc>
        <w:tc>
          <w:tcPr>
            <w:tcW w:w="0" w:type="auto"/>
          </w:tcPr>
          <w:p w14:paraId="74D42D7C" w14:textId="77777777" w:rsidR="00B0438F" w:rsidRDefault="00000000">
            <w:pPr>
              <w:pStyle w:val="Compact"/>
              <w:rPr>
                <w:del w:id="2172" w:author="Bermond Scoggins" w:date="2024-05-11T21:45:00Z"/>
              </w:rPr>
            </w:pPr>
            <w:del w:id="2173" w:author="Bermond Scoggins" w:date="2024-05-11T21:45:00Z">
              <w:r>
                <w:delText>2</w:delText>
              </w:r>
            </w:del>
          </w:p>
        </w:tc>
        <w:tc>
          <w:tcPr>
            <w:tcW w:w="0" w:type="auto"/>
          </w:tcPr>
          <w:p w14:paraId="0AE1F24D" w14:textId="77777777" w:rsidR="00B0438F" w:rsidRDefault="00000000">
            <w:pPr>
              <w:pStyle w:val="Compact"/>
              <w:rPr>
                <w:del w:id="2174" w:author="Bermond Scoggins" w:date="2024-05-11T21:45:00Z"/>
              </w:rPr>
            </w:pPr>
            <w:del w:id="2175" w:author="Bermond Scoggins" w:date="2024-05-11T21:45:00Z">
              <w:r>
                <w:delText>Q3</w:delText>
              </w:r>
            </w:del>
          </w:p>
        </w:tc>
      </w:tr>
      <w:tr w:rsidR="00B0438F" w14:paraId="2AAE02DD" w14:textId="77777777">
        <w:trPr>
          <w:del w:id="2176" w:author="Bermond Scoggins" w:date="2024-05-11T21:45:00Z"/>
        </w:trPr>
        <w:tc>
          <w:tcPr>
            <w:tcW w:w="0" w:type="auto"/>
          </w:tcPr>
          <w:p w14:paraId="72BB1316" w14:textId="77777777" w:rsidR="00B0438F" w:rsidRDefault="00000000">
            <w:pPr>
              <w:pStyle w:val="Compact"/>
              <w:rPr>
                <w:del w:id="2177" w:author="Bermond Scoggins" w:date="2024-05-11T21:45:00Z"/>
              </w:rPr>
            </w:pPr>
            <w:del w:id="2178" w:author="Bermond Scoggins" w:date="2024-05-11T21:45:00Z">
              <w:r>
                <w:delText>Quarterly Journal Of Political Science</w:delText>
              </w:r>
            </w:del>
          </w:p>
        </w:tc>
        <w:tc>
          <w:tcPr>
            <w:tcW w:w="0" w:type="auto"/>
          </w:tcPr>
          <w:p w14:paraId="0DD837B2" w14:textId="77777777" w:rsidR="00B0438F" w:rsidRDefault="00000000">
            <w:pPr>
              <w:pStyle w:val="Compact"/>
              <w:rPr>
                <w:del w:id="2179" w:author="Bermond Scoggins" w:date="2024-05-11T21:45:00Z"/>
              </w:rPr>
            </w:pPr>
            <w:del w:id="2180" w:author="Bermond Scoggins" w:date="2024-05-11T21:45:00Z">
              <w:r>
                <w:delText>PS</w:delText>
              </w:r>
            </w:del>
          </w:p>
        </w:tc>
        <w:tc>
          <w:tcPr>
            <w:tcW w:w="0" w:type="auto"/>
          </w:tcPr>
          <w:p w14:paraId="3ADD4F27" w14:textId="77777777" w:rsidR="00B0438F" w:rsidRDefault="00000000">
            <w:pPr>
              <w:pStyle w:val="Compact"/>
              <w:rPr>
                <w:del w:id="2181" w:author="Bermond Scoggins" w:date="2024-05-11T21:45:00Z"/>
              </w:rPr>
            </w:pPr>
            <w:del w:id="2182" w:author="Bermond Scoggins" w:date="2024-05-11T21:45:00Z">
              <w:r>
                <w:delText>916</w:delText>
              </w:r>
            </w:del>
          </w:p>
        </w:tc>
        <w:tc>
          <w:tcPr>
            <w:tcW w:w="0" w:type="auto"/>
          </w:tcPr>
          <w:p w14:paraId="57325A71" w14:textId="77777777" w:rsidR="00B0438F" w:rsidRDefault="00000000">
            <w:pPr>
              <w:pStyle w:val="Compact"/>
              <w:rPr>
                <w:del w:id="2183" w:author="Bermond Scoggins" w:date="2024-05-11T21:45:00Z"/>
              </w:rPr>
            </w:pPr>
            <w:del w:id="2184" w:author="Bermond Scoggins" w:date="2024-05-11T21:45:00Z">
              <w:r>
                <w:delText>2</w:delText>
              </w:r>
            </w:del>
          </w:p>
        </w:tc>
        <w:tc>
          <w:tcPr>
            <w:tcW w:w="0" w:type="auto"/>
          </w:tcPr>
          <w:p w14:paraId="41C481A2" w14:textId="77777777" w:rsidR="00B0438F" w:rsidRDefault="00000000">
            <w:pPr>
              <w:pStyle w:val="Compact"/>
              <w:rPr>
                <w:del w:id="2185" w:author="Bermond Scoggins" w:date="2024-05-11T21:45:00Z"/>
              </w:rPr>
            </w:pPr>
            <w:del w:id="2186" w:author="Bermond Scoggins" w:date="2024-05-11T21:45:00Z">
              <w:r>
                <w:delText>Q3</w:delText>
              </w:r>
            </w:del>
          </w:p>
        </w:tc>
      </w:tr>
      <w:tr w:rsidR="00B0438F" w14:paraId="3A7D6930" w14:textId="77777777">
        <w:trPr>
          <w:del w:id="2187" w:author="Bermond Scoggins" w:date="2024-05-11T21:45:00Z"/>
        </w:trPr>
        <w:tc>
          <w:tcPr>
            <w:tcW w:w="0" w:type="auto"/>
          </w:tcPr>
          <w:p w14:paraId="70B0980C" w14:textId="77777777" w:rsidR="00B0438F" w:rsidRDefault="00000000">
            <w:pPr>
              <w:pStyle w:val="Compact"/>
              <w:rPr>
                <w:del w:id="2188" w:author="Bermond Scoggins" w:date="2024-05-11T21:45:00Z"/>
              </w:rPr>
            </w:pPr>
            <w:del w:id="2189" w:author="Bermond Scoggins" w:date="2024-05-11T21:45:00Z">
              <w:r>
                <w:delText>Review Of Policy Research</w:delText>
              </w:r>
            </w:del>
          </w:p>
        </w:tc>
        <w:tc>
          <w:tcPr>
            <w:tcW w:w="0" w:type="auto"/>
          </w:tcPr>
          <w:p w14:paraId="41C5F44D" w14:textId="77777777" w:rsidR="00B0438F" w:rsidRDefault="00000000">
            <w:pPr>
              <w:pStyle w:val="Compact"/>
              <w:rPr>
                <w:del w:id="2190" w:author="Bermond Scoggins" w:date="2024-05-11T21:45:00Z"/>
              </w:rPr>
            </w:pPr>
            <w:del w:id="2191" w:author="Bermond Scoggins" w:date="2024-05-11T21:45:00Z">
              <w:r>
                <w:delText>PS</w:delText>
              </w:r>
            </w:del>
          </w:p>
        </w:tc>
        <w:tc>
          <w:tcPr>
            <w:tcW w:w="0" w:type="auto"/>
          </w:tcPr>
          <w:p w14:paraId="623A160C" w14:textId="77777777" w:rsidR="00B0438F" w:rsidRDefault="00000000">
            <w:pPr>
              <w:pStyle w:val="Compact"/>
              <w:rPr>
                <w:del w:id="2192" w:author="Bermond Scoggins" w:date="2024-05-11T21:45:00Z"/>
              </w:rPr>
            </w:pPr>
            <w:del w:id="2193" w:author="Bermond Scoggins" w:date="2024-05-11T21:45:00Z">
              <w:r>
                <w:delText>1,290</w:delText>
              </w:r>
            </w:del>
          </w:p>
        </w:tc>
        <w:tc>
          <w:tcPr>
            <w:tcW w:w="0" w:type="auto"/>
          </w:tcPr>
          <w:p w14:paraId="696CAFA9" w14:textId="77777777" w:rsidR="00B0438F" w:rsidRDefault="00000000">
            <w:pPr>
              <w:pStyle w:val="Compact"/>
              <w:rPr>
                <w:del w:id="2194" w:author="Bermond Scoggins" w:date="2024-05-11T21:45:00Z"/>
              </w:rPr>
            </w:pPr>
            <w:del w:id="2195" w:author="Bermond Scoggins" w:date="2024-05-11T21:45:00Z">
              <w:r>
                <w:delText>2</w:delText>
              </w:r>
            </w:del>
          </w:p>
        </w:tc>
        <w:tc>
          <w:tcPr>
            <w:tcW w:w="0" w:type="auto"/>
          </w:tcPr>
          <w:p w14:paraId="099BD66A" w14:textId="77777777" w:rsidR="00B0438F" w:rsidRDefault="00000000">
            <w:pPr>
              <w:pStyle w:val="Compact"/>
              <w:rPr>
                <w:del w:id="2196" w:author="Bermond Scoggins" w:date="2024-05-11T21:45:00Z"/>
              </w:rPr>
            </w:pPr>
            <w:del w:id="2197" w:author="Bermond Scoggins" w:date="2024-05-11T21:45:00Z">
              <w:r>
                <w:delText>Q3</w:delText>
              </w:r>
            </w:del>
          </w:p>
        </w:tc>
      </w:tr>
      <w:tr w:rsidR="00B0438F" w14:paraId="38296791" w14:textId="77777777">
        <w:trPr>
          <w:del w:id="2198" w:author="Bermond Scoggins" w:date="2024-05-11T21:45:00Z"/>
        </w:trPr>
        <w:tc>
          <w:tcPr>
            <w:tcW w:w="0" w:type="auto"/>
          </w:tcPr>
          <w:p w14:paraId="7839379E" w14:textId="77777777" w:rsidR="00B0438F" w:rsidRDefault="00000000">
            <w:pPr>
              <w:pStyle w:val="Compact"/>
              <w:rPr>
                <w:del w:id="2199" w:author="Bermond Scoggins" w:date="2024-05-11T21:45:00Z"/>
              </w:rPr>
            </w:pPr>
            <w:del w:id="2200" w:author="Bermond Scoggins" w:date="2024-05-11T21:45:00Z">
              <w:r>
                <w:delText>European Security</w:delText>
              </w:r>
            </w:del>
          </w:p>
        </w:tc>
        <w:tc>
          <w:tcPr>
            <w:tcW w:w="0" w:type="auto"/>
          </w:tcPr>
          <w:p w14:paraId="461798CA" w14:textId="77777777" w:rsidR="00B0438F" w:rsidRDefault="00000000">
            <w:pPr>
              <w:pStyle w:val="Compact"/>
              <w:rPr>
                <w:del w:id="2201" w:author="Bermond Scoggins" w:date="2024-05-11T21:45:00Z"/>
              </w:rPr>
            </w:pPr>
            <w:del w:id="2202" w:author="Bermond Scoggins" w:date="2024-05-11T21:45:00Z">
              <w:r>
                <w:delText>IR</w:delText>
              </w:r>
            </w:del>
          </w:p>
        </w:tc>
        <w:tc>
          <w:tcPr>
            <w:tcW w:w="0" w:type="auto"/>
          </w:tcPr>
          <w:p w14:paraId="124D68E8" w14:textId="77777777" w:rsidR="00B0438F" w:rsidRDefault="00000000">
            <w:pPr>
              <w:pStyle w:val="Compact"/>
              <w:rPr>
                <w:del w:id="2203" w:author="Bermond Scoggins" w:date="2024-05-11T21:45:00Z"/>
              </w:rPr>
            </w:pPr>
            <w:del w:id="2204" w:author="Bermond Scoggins" w:date="2024-05-11T21:45:00Z">
              <w:r>
                <w:delText>545</w:delText>
              </w:r>
            </w:del>
          </w:p>
        </w:tc>
        <w:tc>
          <w:tcPr>
            <w:tcW w:w="0" w:type="auto"/>
          </w:tcPr>
          <w:p w14:paraId="3EBE58DC" w14:textId="77777777" w:rsidR="00B0438F" w:rsidRDefault="00000000">
            <w:pPr>
              <w:pStyle w:val="Compact"/>
              <w:rPr>
                <w:del w:id="2205" w:author="Bermond Scoggins" w:date="2024-05-11T21:45:00Z"/>
              </w:rPr>
            </w:pPr>
            <w:del w:id="2206" w:author="Bermond Scoggins" w:date="2024-05-11T21:45:00Z">
              <w:r>
                <w:delText>1.942</w:delText>
              </w:r>
            </w:del>
          </w:p>
        </w:tc>
        <w:tc>
          <w:tcPr>
            <w:tcW w:w="0" w:type="auto"/>
          </w:tcPr>
          <w:p w14:paraId="2763BBD3" w14:textId="77777777" w:rsidR="00B0438F" w:rsidRDefault="00000000">
            <w:pPr>
              <w:pStyle w:val="Compact"/>
              <w:rPr>
                <w:del w:id="2207" w:author="Bermond Scoggins" w:date="2024-05-11T21:45:00Z"/>
              </w:rPr>
            </w:pPr>
            <w:del w:id="2208" w:author="Bermond Scoggins" w:date="2024-05-11T21:45:00Z">
              <w:r>
                <w:delText>Q2</w:delText>
              </w:r>
            </w:del>
          </w:p>
        </w:tc>
      </w:tr>
      <w:tr w:rsidR="00B0438F" w14:paraId="737F43B4" w14:textId="77777777">
        <w:trPr>
          <w:del w:id="2209" w:author="Bermond Scoggins" w:date="2024-05-11T21:45:00Z"/>
        </w:trPr>
        <w:tc>
          <w:tcPr>
            <w:tcW w:w="0" w:type="auto"/>
          </w:tcPr>
          <w:p w14:paraId="2776FE51" w14:textId="77777777" w:rsidR="00B0438F" w:rsidRDefault="00000000">
            <w:pPr>
              <w:pStyle w:val="Compact"/>
              <w:rPr>
                <w:del w:id="2210" w:author="Bermond Scoggins" w:date="2024-05-11T21:45:00Z"/>
              </w:rPr>
            </w:pPr>
            <w:del w:id="2211" w:author="Bermond Scoggins" w:date="2024-05-11T21:45:00Z">
              <w:r>
                <w:delText>Asia Europe Journal</w:delText>
              </w:r>
            </w:del>
          </w:p>
        </w:tc>
        <w:tc>
          <w:tcPr>
            <w:tcW w:w="0" w:type="auto"/>
          </w:tcPr>
          <w:p w14:paraId="1B073EB2" w14:textId="77777777" w:rsidR="00B0438F" w:rsidRDefault="00000000">
            <w:pPr>
              <w:pStyle w:val="Compact"/>
              <w:rPr>
                <w:del w:id="2212" w:author="Bermond Scoggins" w:date="2024-05-11T21:45:00Z"/>
              </w:rPr>
            </w:pPr>
            <w:del w:id="2213" w:author="Bermond Scoggins" w:date="2024-05-11T21:45:00Z">
              <w:r>
                <w:delText>IR</w:delText>
              </w:r>
            </w:del>
          </w:p>
        </w:tc>
        <w:tc>
          <w:tcPr>
            <w:tcW w:w="0" w:type="auto"/>
          </w:tcPr>
          <w:p w14:paraId="7FFD0143" w14:textId="77777777" w:rsidR="00B0438F" w:rsidRDefault="00000000">
            <w:pPr>
              <w:pStyle w:val="Compact"/>
              <w:rPr>
                <w:del w:id="2214" w:author="Bermond Scoggins" w:date="2024-05-11T21:45:00Z"/>
              </w:rPr>
            </w:pPr>
            <w:del w:id="2215" w:author="Bermond Scoggins" w:date="2024-05-11T21:45:00Z">
              <w:r>
                <w:delText>368</w:delText>
              </w:r>
            </w:del>
          </w:p>
        </w:tc>
        <w:tc>
          <w:tcPr>
            <w:tcW w:w="0" w:type="auto"/>
          </w:tcPr>
          <w:p w14:paraId="282655F0" w14:textId="77777777" w:rsidR="00B0438F" w:rsidRDefault="00000000">
            <w:pPr>
              <w:pStyle w:val="Compact"/>
              <w:rPr>
                <w:del w:id="2216" w:author="Bermond Scoggins" w:date="2024-05-11T21:45:00Z"/>
              </w:rPr>
            </w:pPr>
            <w:del w:id="2217" w:author="Bermond Scoggins" w:date="2024-05-11T21:45:00Z">
              <w:r>
                <w:delText>1.846</w:delText>
              </w:r>
            </w:del>
          </w:p>
        </w:tc>
        <w:tc>
          <w:tcPr>
            <w:tcW w:w="0" w:type="auto"/>
          </w:tcPr>
          <w:p w14:paraId="61BB8F8F" w14:textId="77777777" w:rsidR="00B0438F" w:rsidRDefault="00000000">
            <w:pPr>
              <w:pStyle w:val="Compact"/>
              <w:rPr>
                <w:del w:id="2218" w:author="Bermond Scoggins" w:date="2024-05-11T21:45:00Z"/>
              </w:rPr>
            </w:pPr>
            <w:del w:id="2219" w:author="Bermond Scoggins" w:date="2024-05-11T21:45:00Z">
              <w:r>
                <w:delText>Q3</w:delText>
              </w:r>
            </w:del>
          </w:p>
        </w:tc>
      </w:tr>
      <w:tr w:rsidR="00B0438F" w14:paraId="16885FED" w14:textId="77777777">
        <w:trPr>
          <w:del w:id="2220" w:author="Bermond Scoggins" w:date="2024-05-11T21:45:00Z"/>
        </w:trPr>
        <w:tc>
          <w:tcPr>
            <w:tcW w:w="0" w:type="auto"/>
          </w:tcPr>
          <w:p w14:paraId="745539A9" w14:textId="77777777" w:rsidR="00B0438F" w:rsidRDefault="00000000">
            <w:pPr>
              <w:pStyle w:val="Compact"/>
              <w:rPr>
                <w:del w:id="2221" w:author="Bermond Scoggins" w:date="2024-05-11T21:45:00Z"/>
              </w:rPr>
            </w:pPr>
            <w:del w:id="2222" w:author="Bermond Scoggins" w:date="2024-05-11T21:45:00Z">
              <w:r>
                <w:delText>European Journal Of International Law</w:delText>
              </w:r>
            </w:del>
          </w:p>
        </w:tc>
        <w:tc>
          <w:tcPr>
            <w:tcW w:w="0" w:type="auto"/>
          </w:tcPr>
          <w:p w14:paraId="0492108B" w14:textId="77777777" w:rsidR="00B0438F" w:rsidRDefault="00000000">
            <w:pPr>
              <w:pStyle w:val="Compact"/>
              <w:rPr>
                <w:del w:id="2223" w:author="Bermond Scoggins" w:date="2024-05-11T21:45:00Z"/>
              </w:rPr>
            </w:pPr>
            <w:del w:id="2224" w:author="Bermond Scoggins" w:date="2024-05-11T21:45:00Z">
              <w:r>
                <w:delText>IR</w:delText>
              </w:r>
            </w:del>
          </w:p>
        </w:tc>
        <w:tc>
          <w:tcPr>
            <w:tcW w:w="0" w:type="auto"/>
          </w:tcPr>
          <w:p w14:paraId="7291599E" w14:textId="77777777" w:rsidR="00B0438F" w:rsidRDefault="00000000">
            <w:pPr>
              <w:pStyle w:val="Compact"/>
              <w:rPr>
                <w:del w:id="2225" w:author="Bermond Scoggins" w:date="2024-05-11T21:45:00Z"/>
              </w:rPr>
            </w:pPr>
            <w:del w:id="2226" w:author="Bermond Scoggins" w:date="2024-05-11T21:45:00Z">
              <w:r>
                <w:delText>1,852</w:delText>
              </w:r>
            </w:del>
          </w:p>
        </w:tc>
        <w:tc>
          <w:tcPr>
            <w:tcW w:w="0" w:type="auto"/>
          </w:tcPr>
          <w:p w14:paraId="4D27FA49" w14:textId="77777777" w:rsidR="00B0438F" w:rsidRDefault="00000000">
            <w:pPr>
              <w:pStyle w:val="Compact"/>
              <w:rPr>
                <w:del w:id="2227" w:author="Bermond Scoggins" w:date="2024-05-11T21:45:00Z"/>
              </w:rPr>
            </w:pPr>
            <w:del w:id="2228" w:author="Bermond Scoggins" w:date="2024-05-11T21:45:00Z">
              <w:r>
                <w:delText>1.833</w:delText>
              </w:r>
            </w:del>
          </w:p>
        </w:tc>
        <w:tc>
          <w:tcPr>
            <w:tcW w:w="0" w:type="auto"/>
          </w:tcPr>
          <w:p w14:paraId="11B98DFA" w14:textId="77777777" w:rsidR="00B0438F" w:rsidRDefault="00000000">
            <w:pPr>
              <w:pStyle w:val="Compact"/>
              <w:rPr>
                <w:del w:id="2229" w:author="Bermond Scoggins" w:date="2024-05-11T21:45:00Z"/>
              </w:rPr>
            </w:pPr>
            <w:del w:id="2230" w:author="Bermond Scoggins" w:date="2024-05-11T21:45:00Z">
              <w:r>
                <w:delText>Q3</w:delText>
              </w:r>
            </w:del>
          </w:p>
        </w:tc>
      </w:tr>
      <w:tr w:rsidR="00B0438F" w14:paraId="33A8B3CB" w14:textId="77777777">
        <w:trPr>
          <w:del w:id="2231" w:author="Bermond Scoggins" w:date="2024-05-11T21:45:00Z"/>
        </w:trPr>
        <w:tc>
          <w:tcPr>
            <w:tcW w:w="0" w:type="auto"/>
          </w:tcPr>
          <w:p w14:paraId="08D4D21B" w14:textId="77777777" w:rsidR="00B0438F" w:rsidRDefault="00000000">
            <w:pPr>
              <w:pStyle w:val="Compact"/>
              <w:rPr>
                <w:del w:id="2232" w:author="Bermond Scoggins" w:date="2024-05-11T21:45:00Z"/>
              </w:rPr>
            </w:pPr>
            <w:del w:id="2233" w:author="Bermond Scoggins" w:date="2024-05-11T21:45:00Z">
              <w:r>
                <w:delText>Ethics &amp; International Affairs</w:delText>
              </w:r>
            </w:del>
          </w:p>
        </w:tc>
        <w:tc>
          <w:tcPr>
            <w:tcW w:w="0" w:type="auto"/>
          </w:tcPr>
          <w:p w14:paraId="678D0277" w14:textId="77777777" w:rsidR="00B0438F" w:rsidRDefault="00000000">
            <w:pPr>
              <w:pStyle w:val="Compact"/>
              <w:rPr>
                <w:del w:id="2234" w:author="Bermond Scoggins" w:date="2024-05-11T21:45:00Z"/>
              </w:rPr>
            </w:pPr>
            <w:del w:id="2235" w:author="Bermond Scoggins" w:date="2024-05-11T21:45:00Z">
              <w:r>
                <w:delText>IR</w:delText>
              </w:r>
            </w:del>
          </w:p>
        </w:tc>
        <w:tc>
          <w:tcPr>
            <w:tcW w:w="0" w:type="auto"/>
          </w:tcPr>
          <w:p w14:paraId="27A472F6" w14:textId="77777777" w:rsidR="00B0438F" w:rsidRDefault="00000000">
            <w:pPr>
              <w:pStyle w:val="Compact"/>
              <w:rPr>
                <w:del w:id="2236" w:author="Bermond Scoggins" w:date="2024-05-11T21:45:00Z"/>
              </w:rPr>
            </w:pPr>
            <w:del w:id="2237" w:author="Bermond Scoggins" w:date="2024-05-11T21:45:00Z">
              <w:r>
                <w:delText>749</w:delText>
              </w:r>
            </w:del>
          </w:p>
        </w:tc>
        <w:tc>
          <w:tcPr>
            <w:tcW w:w="0" w:type="auto"/>
          </w:tcPr>
          <w:p w14:paraId="6ADB1823" w14:textId="77777777" w:rsidR="00B0438F" w:rsidRDefault="00000000">
            <w:pPr>
              <w:pStyle w:val="Compact"/>
              <w:rPr>
                <w:del w:id="2238" w:author="Bermond Scoggins" w:date="2024-05-11T21:45:00Z"/>
              </w:rPr>
            </w:pPr>
            <w:del w:id="2239" w:author="Bermond Scoggins" w:date="2024-05-11T21:45:00Z">
              <w:r>
                <w:delText>1.825</w:delText>
              </w:r>
            </w:del>
          </w:p>
        </w:tc>
        <w:tc>
          <w:tcPr>
            <w:tcW w:w="0" w:type="auto"/>
          </w:tcPr>
          <w:p w14:paraId="7239EF92" w14:textId="77777777" w:rsidR="00B0438F" w:rsidRDefault="00000000">
            <w:pPr>
              <w:pStyle w:val="Compact"/>
              <w:rPr>
                <w:del w:id="2240" w:author="Bermond Scoggins" w:date="2024-05-11T21:45:00Z"/>
              </w:rPr>
            </w:pPr>
            <w:del w:id="2241" w:author="Bermond Scoggins" w:date="2024-05-11T21:45:00Z">
              <w:r>
                <w:delText>Q3</w:delText>
              </w:r>
            </w:del>
          </w:p>
        </w:tc>
      </w:tr>
      <w:tr w:rsidR="00B0438F" w14:paraId="3BDEC45B" w14:textId="77777777">
        <w:trPr>
          <w:del w:id="2242" w:author="Bermond Scoggins" w:date="2024-05-11T21:45:00Z"/>
        </w:trPr>
        <w:tc>
          <w:tcPr>
            <w:tcW w:w="0" w:type="auto"/>
          </w:tcPr>
          <w:p w14:paraId="6A06410B" w14:textId="77777777" w:rsidR="00B0438F" w:rsidRDefault="00000000">
            <w:pPr>
              <w:pStyle w:val="Compact"/>
              <w:rPr>
                <w:del w:id="2243" w:author="Bermond Scoggins" w:date="2024-05-11T21:45:00Z"/>
              </w:rPr>
            </w:pPr>
            <w:del w:id="2244" w:author="Bermond Scoggins" w:date="2024-05-11T21:45:00Z">
              <w:r>
                <w:delText>Foreign Policy Analysis</w:delText>
              </w:r>
            </w:del>
          </w:p>
        </w:tc>
        <w:tc>
          <w:tcPr>
            <w:tcW w:w="0" w:type="auto"/>
          </w:tcPr>
          <w:p w14:paraId="0CFA3C15" w14:textId="77777777" w:rsidR="00B0438F" w:rsidRDefault="00000000">
            <w:pPr>
              <w:pStyle w:val="Compact"/>
              <w:rPr>
                <w:del w:id="2245" w:author="Bermond Scoggins" w:date="2024-05-11T21:45:00Z"/>
              </w:rPr>
            </w:pPr>
            <w:del w:id="2246" w:author="Bermond Scoggins" w:date="2024-05-11T21:45:00Z">
              <w:r>
                <w:delText>IR</w:delText>
              </w:r>
            </w:del>
          </w:p>
        </w:tc>
        <w:tc>
          <w:tcPr>
            <w:tcW w:w="0" w:type="auto"/>
          </w:tcPr>
          <w:p w14:paraId="76DFB97B" w14:textId="77777777" w:rsidR="00B0438F" w:rsidRDefault="00000000">
            <w:pPr>
              <w:pStyle w:val="Compact"/>
              <w:rPr>
                <w:del w:id="2247" w:author="Bermond Scoggins" w:date="2024-05-11T21:45:00Z"/>
              </w:rPr>
            </w:pPr>
            <w:del w:id="2248" w:author="Bermond Scoggins" w:date="2024-05-11T21:45:00Z">
              <w:r>
                <w:delText>829</w:delText>
              </w:r>
            </w:del>
          </w:p>
        </w:tc>
        <w:tc>
          <w:tcPr>
            <w:tcW w:w="0" w:type="auto"/>
          </w:tcPr>
          <w:p w14:paraId="7FDBAB4D" w14:textId="77777777" w:rsidR="00B0438F" w:rsidRDefault="00000000">
            <w:pPr>
              <w:pStyle w:val="Compact"/>
              <w:rPr>
                <w:del w:id="2249" w:author="Bermond Scoggins" w:date="2024-05-11T21:45:00Z"/>
              </w:rPr>
            </w:pPr>
            <w:del w:id="2250" w:author="Bermond Scoggins" w:date="2024-05-11T21:45:00Z">
              <w:r>
                <w:delText>1.776</w:delText>
              </w:r>
            </w:del>
          </w:p>
        </w:tc>
        <w:tc>
          <w:tcPr>
            <w:tcW w:w="0" w:type="auto"/>
          </w:tcPr>
          <w:p w14:paraId="2947A056" w14:textId="77777777" w:rsidR="00B0438F" w:rsidRDefault="00000000">
            <w:pPr>
              <w:pStyle w:val="Compact"/>
              <w:rPr>
                <w:del w:id="2251" w:author="Bermond Scoggins" w:date="2024-05-11T21:45:00Z"/>
              </w:rPr>
            </w:pPr>
            <w:del w:id="2252" w:author="Bermond Scoggins" w:date="2024-05-11T21:45:00Z">
              <w:r>
                <w:delText>Q3</w:delText>
              </w:r>
            </w:del>
          </w:p>
        </w:tc>
      </w:tr>
      <w:tr w:rsidR="00B0438F" w14:paraId="0AAD4C88" w14:textId="77777777">
        <w:trPr>
          <w:del w:id="2253" w:author="Bermond Scoggins" w:date="2024-05-11T21:45:00Z"/>
        </w:trPr>
        <w:tc>
          <w:tcPr>
            <w:tcW w:w="0" w:type="auto"/>
          </w:tcPr>
          <w:p w14:paraId="6C1FAAFA" w14:textId="77777777" w:rsidR="00B0438F" w:rsidRDefault="00000000">
            <w:pPr>
              <w:pStyle w:val="Compact"/>
              <w:rPr>
                <w:del w:id="2254" w:author="Bermond Scoggins" w:date="2024-05-11T21:45:00Z"/>
              </w:rPr>
            </w:pPr>
            <w:del w:id="2255" w:author="Bermond Scoggins" w:date="2024-05-11T21:45:00Z">
              <w:r>
                <w:delText>Peacebuilding</w:delText>
              </w:r>
            </w:del>
          </w:p>
        </w:tc>
        <w:tc>
          <w:tcPr>
            <w:tcW w:w="0" w:type="auto"/>
          </w:tcPr>
          <w:p w14:paraId="15EF2372" w14:textId="77777777" w:rsidR="00B0438F" w:rsidRDefault="00000000">
            <w:pPr>
              <w:pStyle w:val="Compact"/>
              <w:rPr>
                <w:del w:id="2256" w:author="Bermond Scoggins" w:date="2024-05-11T21:45:00Z"/>
              </w:rPr>
            </w:pPr>
            <w:del w:id="2257" w:author="Bermond Scoggins" w:date="2024-05-11T21:45:00Z">
              <w:r>
                <w:delText>IR</w:delText>
              </w:r>
            </w:del>
          </w:p>
        </w:tc>
        <w:tc>
          <w:tcPr>
            <w:tcW w:w="0" w:type="auto"/>
          </w:tcPr>
          <w:p w14:paraId="122F922D" w14:textId="77777777" w:rsidR="00B0438F" w:rsidRDefault="00000000">
            <w:pPr>
              <w:pStyle w:val="Compact"/>
              <w:rPr>
                <w:del w:id="2258" w:author="Bermond Scoggins" w:date="2024-05-11T21:45:00Z"/>
              </w:rPr>
            </w:pPr>
            <w:del w:id="2259" w:author="Bermond Scoggins" w:date="2024-05-11T21:45:00Z">
              <w:r>
                <w:delText>346</w:delText>
              </w:r>
            </w:del>
          </w:p>
        </w:tc>
        <w:tc>
          <w:tcPr>
            <w:tcW w:w="0" w:type="auto"/>
          </w:tcPr>
          <w:p w14:paraId="46077FF2" w14:textId="77777777" w:rsidR="00B0438F" w:rsidRDefault="00000000">
            <w:pPr>
              <w:pStyle w:val="Compact"/>
              <w:rPr>
                <w:del w:id="2260" w:author="Bermond Scoggins" w:date="2024-05-11T21:45:00Z"/>
              </w:rPr>
            </w:pPr>
            <w:del w:id="2261" w:author="Bermond Scoggins" w:date="2024-05-11T21:45:00Z">
              <w:r>
                <w:delText>1.75</w:delText>
              </w:r>
            </w:del>
          </w:p>
        </w:tc>
        <w:tc>
          <w:tcPr>
            <w:tcW w:w="0" w:type="auto"/>
          </w:tcPr>
          <w:p w14:paraId="28C43837" w14:textId="77777777" w:rsidR="00B0438F" w:rsidRDefault="00000000">
            <w:pPr>
              <w:pStyle w:val="Compact"/>
              <w:rPr>
                <w:del w:id="2262" w:author="Bermond Scoggins" w:date="2024-05-11T21:45:00Z"/>
              </w:rPr>
            </w:pPr>
            <w:del w:id="2263" w:author="Bermond Scoggins" w:date="2024-05-11T21:45:00Z">
              <w:r>
                <w:delText>Q3</w:delText>
              </w:r>
            </w:del>
          </w:p>
        </w:tc>
      </w:tr>
      <w:tr w:rsidR="00B0438F" w14:paraId="1E8A0B02" w14:textId="77777777">
        <w:trPr>
          <w:del w:id="2264" w:author="Bermond Scoggins" w:date="2024-05-11T21:45:00Z"/>
        </w:trPr>
        <w:tc>
          <w:tcPr>
            <w:tcW w:w="0" w:type="auto"/>
          </w:tcPr>
          <w:p w14:paraId="355DB9E0" w14:textId="77777777" w:rsidR="00B0438F" w:rsidRDefault="00000000">
            <w:pPr>
              <w:pStyle w:val="Compact"/>
              <w:rPr>
                <w:del w:id="2265" w:author="Bermond Scoggins" w:date="2024-05-11T21:45:00Z"/>
              </w:rPr>
            </w:pPr>
            <w:del w:id="2266" w:author="Bermond Scoggins" w:date="2024-05-11T21:45:00Z">
              <w:r>
                <w:delText>Survival</w:delText>
              </w:r>
            </w:del>
          </w:p>
        </w:tc>
        <w:tc>
          <w:tcPr>
            <w:tcW w:w="0" w:type="auto"/>
          </w:tcPr>
          <w:p w14:paraId="67B09041" w14:textId="77777777" w:rsidR="00B0438F" w:rsidRDefault="00000000">
            <w:pPr>
              <w:pStyle w:val="Compact"/>
              <w:rPr>
                <w:del w:id="2267" w:author="Bermond Scoggins" w:date="2024-05-11T21:45:00Z"/>
              </w:rPr>
            </w:pPr>
            <w:del w:id="2268" w:author="Bermond Scoggins" w:date="2024-05-11T21:45:00Z">
              <w:r>
                <w:delText>IR</w:delText>
              </w:r>
            </w:del>
          </w:p>
        </w:tc>
        <w:tc>
          <w:tcPr>
            <w:tcW w:w="0" w:type="auto"/>
          </w:tcPr>
          <w:p w14:paraId="7B9AEB32" w14:textId="77777777" w:rsidR="00B0438F" w:rsidRDefault="00000000">
            <w:pPr>
              <w:pStyle w:val="Compact"/>
              <w:rPr>
                <w:del w:id="2269" w:author="Bermond Scoggins" w:date="2024-05-11T21:45:00Z"/>
              </w:rPr>
            </w:pPr>
            <w:del w:id="2270" w:author="Bermond Scoggins" w:date="2024-05-11T21:45:00Z">
              <w:r>
                <w:delText>1,208</w:delText>
              </w:r>
            </w:del>
          </w:p>
        </w:tc>
        <w:tc>
          <w:tcPr>
            <w:tcW w:w="0" w:type="auto"/>
          </w:tcPr>
          <w:p w14:paraId="013DD85A" w14:textId="77777777" w:rsidR="00B0438F" w:rsidRDefault="00000000">
            <w:pPr>
              <w:pStyle w:val="Compact"/>
              <w:rPr>
                <w:del w:id="2271" w:author="Bermond Scoggins" w:date="2024-05-11T21:45:00Z"/>
              </w:rPr>
            </w:pPr>
            <w:del w:id="2272" w:author="Bermond Scoggins" w:date="2024-05-11T21:45:00Z">
              <w:r>
                <w:delText>1.669</w:delText>
              </w:r>
            </w:del>
          </w:p>
        </w:tc>
        <w:tc>
          <w:tcPr>
            <w:tcW w:w="0" w:type="auto"/>
          </w:tcPr>
          <w:p w14:paraId="3CA1997C" w14:textId="77777777" w:rsidR="00B0438F" w:rsidRDefault="00000000">
            <w:pPr>
              <w:pStyle w:val="Compact"/>
              <w:rPr>
                <w:del w:id="2273" w:author="Bermond Scoggins" w:date="2024-05-11T21:45:00Z"/>
              </w:rPr>
            </w:pPr>
            <w:del w:id="2274" w:author="Bermond Scoggins" w:date="2024-05-11T21:45:00Z">
              <w:r>
                <w:delText>Q3</w:delText>
              </w:r>
            </w:del>
          </w:p>
        </w:tc>
      </w:tr>
      <w:tr w:rsidR="00B0438F" w14:paraId="253624C6" w14:textId="77777777">
        <w:trPr>
          <w:del w:id="2275" w:author="Bermond Scoggins" w:date="2024-05-11T21:45:00Z"/>
        </w:trPr>
        <w:tc>
          <w:tcPr>
            <w:tcW w:w="0" w:type="auto"/>
          </w:tcPr>
          <w:p w14:paraId="30D50C51" w14:textId="77777777" w:rsidR="00B0438F" w:rsidRDefault="00000000">
            <w:pPr>
              <w:pStyle w:val="Compact"/>
              <w:rPr>
                <w:del w:id="2276" w:author="Bermond Scoggins" w:date="2024-05-11T21:45:00Z"/>
              </w:rPr>
            </w:pPr>
            <w:del w:id="2277" w:author="Bermond Scoggins" w:date="2024-05-11T21:45:00Z">
              <w:r>
                <w:delText>World Trade Review</w:delText>
              </w:r>
            </w:del>
          </w:p>
        </w:tc>
        <w:tc>
          <w:tcPr>
            <w:tcW w:w="0" w:type="auto"/>
          </w:tcPr>
          <w:p w14:paraId="784648ED" w14:textId="77777777" w:rsidR="00B0438F" w:rsidRDefault="00000000">
            <w:pPr>
              <w:pStyle w:val="Compact"/>
              <w:rPr>
                <w:del w:id="2278" w:author="Bermond Scoggins" w:date="2024-05-11T21:45:00Z"/>
              </w:rPr>
            </w:pPr>
            <w:del w:id="2279" w:author="Bermond Scoggins" w:date="2024-05-11T21:45:00Z">
              <w:r>
                <w:delText>IR</w:delText>
              </w:r>
            </w:del>
          </w:p>
        </w:tc>
        <w:tc>
          <w:tcPr>
            <w:tcW w:w="0" w:type="auto"/>
          </w:tcPr>
          <w:p w14:paraId="3B68B392" w14:textId="77777777" w:rsidR="00B0438F" w:rsidRDefault="00000000">
            <w:pPr>
              <w:pStyle w:val="Compact"/>
              <w:rPr>
                <w:del w:id="2280" w:author="Bermond Scoggins" w:date="2024-05-11T21:45:00Z"/>
              </w:rPr>
            </w:pPr>
            <w:del w:id="2281" w:author="Bermond Scoggins" w:date="2024-05-11T21:45:00Z">
              <w:r>
                <w:delText>476</w:delText>
              </w:r>
            </w:del>
          </w:p>
        </w:tc>
        <w:tc>
          <w:tcPr>
            <w:tcW w:w="0" w:type="auto"/>
          </w:tcPr>
          <w:p w14:paraId="3ABDAB1A" w14:textId="77777777" w:rsidR="00B0438F" w:rsidRDefault="00000000">
            <w:pPr>
              <w:pStyle w:val="Compact"/>
              <w:rPr>
                <w:del w:id="2282" w:author="Bermond Scoggins" w:date="2024-05-11T21:45:00Z"/>
              </w:rPr>
            </w:pPr>
            <w:del w:id="2283" w:author="Bermond Scoggins" w:date="2024-05-11T21:45:00Z">
              <w:r>
                <w:delText>1.596</w:delText>
              </w:r>
            </w:del>
          </w:p>
        </w:tc>
        <w:tc>
          <w:tcPr>
            <w:tcW w:w="0" w:type="auto"/>
          </w:tcPr>
          <w:p w14:paraId="1959CDBA" w14:textId="77777777" w:rsidR="00B0438F" w:rsidRDefault="00000000">
            <w:pPr>
              <w:pStyle w:val="Compact"/>
              <w:rPr>
                <w:del w:id="2284" w:author="Bermond Scoggins" w:date="2024-05-11T21:45:00Z"/>
              </w:rPr>
            </w:pPr>
            <w:del w:id="2285" w:author="Bermond Scoggins" w:date="2024-05-11T21:45:00Z">
              <w:r>
                <w:delText>Q3</w:delText>
              </w:r>
            </w:del>
          </w:p>
        </w:tc>
      </w:tr>
      <w:tr w:rsidR="00B0438F" w14:paraId="32DFA864" w14:textId="77777777">
        <w:trPr>
          <w:del w:id="2286" w:author="Bermond Scoggins" w:date="2024-05-11T21:45:00Z"/>
        </w:trPr>
        <w:tc>
          <w:tcPr>
            <w:tcW w:w="0" w:type="auto"/>
          </w:tcPr>
          <w:p w14:paraId="292D8F5B" w14:textId="77777777" w:rsidR="00B0438F" w:rsidRDefault="00000000">
            <w:pPr>
              <w:pStyle w:val="Compact"/>
              <w:rPr>
                <w:del w:id="2287" w:author="Bermond Scoggins" w:date="2024-05-11T21:45:00Z"/>
              </w:rPr>
            </w:pPr>
            <w:del w:id="2288" w:author="Bermond Scoggins" w:date="2024-05-11T21:45:00Z">
              <w:r>
                <w:delText>Human Rights Law Review</w:delText>
              </w:r>
            </w:del>
          </w:p>
        </w:tc>
        <w:tc>
          <w:tcPr>
            <w:tcW w:w="0" w:type="auto"/>
          </w:tcPr>
          <w:p w14:paraId="53E15E37" w14:textId="77777777" w:rsidR="00B0438F" w:rsidRDefault="00000000">
            <w:pPr>
              <w:pStyle w:val="Compact"/>
              <w:rPr>
                <w:del w:id="2289" w:author="Bermond Scoggins" w:date="2024-05-11T21:45:00Z"/>
              </w:rPr>
            </w:pPr>
            <w:del w:id="2290" w:author="Bermond Scoggins" w:date="2024-05-11T21:45:00Z">
              <w:r>
                <w:delText>IR</w:delText>
              </w:r>
            </w:del>
          </w:p>
        </w:tc>
        <w:tc>
          <w:tcPr>
            <w:tcW w:w="0" w:type="auto"/>
          </w:tcPr>
          <w:p w14:paraId="07E83AC0" w14:textId="77777777" w:rsidR="00B0438F" w:rsidRDefault="00000000">
            <w:pPr>
              <w:pStyle w:val="Compact"/>
              <w:rPr>
                <w:del w:id="2291" w:author="Bermond Scoggins" w:date="2024-05-11T21:45:00Z"/>
              </w:rPr>
            </w:pPr>
            <w:del w:id="2292" w:author="Bermond Scoggins" w:date="2024-05-11T21:45:00Z">
              <w:r>
                <w:delText>639</w:delText>
              </w:r>
            </w:del>
          </w:p>
        </w:tc>
        <w:tc>
          <w:tcPr>
            <w:tcW w:w="0" w:type="auto"/>
          </w:tcPr>
          <w:p w14:paraId="73229843" w14:textId="77777777" w:rsidR="00B0438F" w:rsidRDefault="00000000">
            <w:pPr>
              <w:pStyle w:val="Compact"/>
              <w:rPr>
                <w:del w:id="2293" w:author="Bermond Scoggins" w:date="2024-05-11T21:45:00Z"/>
              </w:rPr>
            </w:pPr>
            <w:del w:id="2294" w:author="Bermond Scoggins" w:date="2024-05-11T21:45:00Z">
              <w:r>
                <w:delText>1.569</w:delText>
              </w:r>
            </w:del>
          </w:p>
        </w:tc>
        <w:tc>
          <w:tcPr>
            <w:tcW w:w="0" w:type="auto"/>
          </w:tcPr>
          <w:p w14:paraId="11382B3E" w14:textId="77777777" w:rsidR="00B0438F" w:rsidRDefault="00000000">
            <w:pPr>
              <w:pStyle w:val="Compact"/>
              <w:rPr>
                <w:del w:id="2295" w:author="Bermond Scoggins" w:date="2024-05-11T21:45:00Z"/>
              </w:rPr>
            </w:pPr>
            <w:del w:id="2296" w:author="Bermond Scoggins" w:date="2024-05-11T21:45:00Z">
              <w:r>
                <w:delText>Q3</w:delText>
              </w:r>
            </w:del>
          </w:p>
        </w:tc>
      </w:tr>
      <w:tr w:rsidR="00B0438F" w14:paraId="788B74B8" w14:textId="77777777">
        <w:trPr>
          <w:del w:id="2297" w:author="Bermond Scoggins" w:date="2024-05-11T21:45:00Z"/>
        </w:trPr>
        <w:tc>
          <w:tcPr>
            <w:tcW w:w="0" w:type="auto"/>
          </w:tcPr>
          <w:p w14:paraId="494BC704" w14:textId="77777777" w:rsidR="00B0438F" w:rsidRDefault="00000000">
            <w:pPr>
              <w:pStyle w:val="Compact"/>
              <w:rPr>
                <w:del w:id="2298" w:author="Bermond Scoggins" w:date="2024-05-11T21:45:00Z"/>
              </w:rPr>
            </w:pPr>
            <w:del w:id="2299" w:author="Bermond Scoggins" w:date="2024-05-11T21:45:00Z">
              <w:r>
                <w:delText>Journal Of The Japanese And International</w:delText>
              </w:r>
            </w:del>
          </w:p>
        </w:tc>
        <w:tc>
          <w:tcPr>
            <w:tcW w:w="0" w:type="auto"/>
          </w:tcPr>
          <w:p w14:paraId="7B1EB140" w14:textId="77777777" w:rsidR="00B0438F" w:rsidRDefault="00B0438F">
            <w:pPr>
              <w:pStyle w:val="Compact"/>
              <w:rPr>
                <w:del w:id="2300" w:author="Bermond Scoggins" w:date="2024-05-11T21:45:00Z"/>
              </w:rPr>
            </w:pPr>
          </w:p>
        </w:tc>
        <w:tc>
          <w:tcPr>
            <w:tcW w:w="0" w:type="auto"/>
          </w:tcPr>
          <w:p w14:paraId="6382EB6B" w14:textId="77777777" w:rsidR="00B0438F" w:rsidRDefault="00B0438F">
            <w:pPr>
              <w:pStyle w:val="Compact"/>
              <w:rPr>
                <w:del w:id="2301" w:author="Bermond Scoggins" w:date="2024-05-11T21:45:00Z"/>
              </w:rPr>
            </w:pPr>
          </w:p>
        </w:tc>
        <w:tc>
          <w:tcPr>
            <w:tcW w:w="0" w:type="auto"/>
          </w:tcPr>
          <w:p w14:paraId="308E5BC9" w14:textId="77777777" w:rsidR="00B0438F" w:rsidRDefault="00B0438F">
            <w:pPr>
              <w:pStyle w:val="Compact"/>
              <w:rPr>
                <w:del w:id="2302" w:author="Bermond Scoggins" w:date="2024-05-11T21:45:00Z"/>
              </w:rPr>
            </w:pPr>
          </w:p>
        </w:tc>
        <w:tc>
          <w:tcPr>
            <w:tcW w:w="0" w:type="auto"/>
          </w:tcPr>
          <w:p w14:paraId="606407C8" w14:textId="77777777" w:rsidR="00B0438F" w:rsidRDefault="00B0438F">
            <w:pPr>
              <w:pStyle w:val="Compact"/>
              <w:rPr>
                <w:del w:id="2303" w:author="Bermond Scoggins" w:date="2024-05-11T21:45:00Z"/>
              </w:rPr>
            </w:pPr>
          </w:p>
        </w:tc>
      </w:tr>
      <w:tr w:rsidR="00B0438F" w14:paraId="7F820987" w14:textId="77777777">
        <w:trPr>
          <w:del w:id="2304" w:author="Bermond Scoggins" w:date="2024-05-11T21:45:00Z"/>
        </w:trPr>
        <w:tc>
          <w:tcPr>
            <w:tcW w:w="0" w:type="auto"/>
          </w:tcPr>
          <w:p w14:paraId="1909BAB8" w14:textId="77777777" w:rsidR="00B0438F" w:rsidRDefault="00000000">
            <w:pPr>
              <w:pStyle w:val="Compact"/>
              <w:rPr>
                <w:del w:id="2305" w:author="Bermond Scoggins" w:date="2024-05-11T21:45:00Z"/>
              </w:rPr>
            </w:pPr>
            <w:del w:id="2306" w:author="Bermond Scoggins" w:date="2024-05-11T21:45:00Z">
              <w:r>
                <w:delText>Economies</w:delText>
              </w:r>
            </w:del>
          </w:p>
        </w:tc>
        <w:tc>
          <w:tcPr>
            <w:tcW w:w="0" w:type="auto"/>
          </w:tcPr>
          <w:p w14:paraId="254CF2B2" w14:textId="77777777" w:rsidR="00B0438F" w:rsidRDefault="00000000">
            <w:pPr>
              <w:pStyle w:val="Compact"/>
              <w:rPr>
                <w:del w:id="2307" w:author="Bermond Scoggins" w:date="2024-05-11T21:45:00Z"/>
              </w:rPr>
            </w:pPr>
            <w:del w:id="2308" w:author="Bermond Scoggins" w:date="2024-05-11T21:45:00Z">
              <w:r>
                <w:delText>IR</w:delText>
              </w:r>
            </w:del>
          </w:p>
        </w:tc>
        <w:tc>
          <w:tcPr>
            <w:tcW w:w="0" w:type="auto"/>
          </w:tcPr>
          <w:p w14:paraId="140765F1" w14:textId="77777777" w:rsidR="00B0438F" w:rsidRDefault="00000000">
            <w:pPr>
              <w:pStyle w:val="Compact"/>
              <w:rPr>
                <w:del w:id="2309" w:author="Bermond Scoggins" w:date="2024-05-11T21:45:00Z"/>
              </w:rPr>
            </w:pPr>
            <w:del w:id="2310" w:author="Bermond Scoggins" w:date="2024-05-11T21:45:00Z">
              <w:r>
                <w:delText>931</w:delText>
              </w:r>
            </w:del>
          </w:p>
        </w:tc>
        <w:tc>
          <w:tcPr>
            <w:tcW w:w="0" w:type="auto"/>
          </w:tcPr>
          <w:p w14:paraId="7ADE88C4" w14:textId="77777777" w:rsidR="00B0438F" w:rsidRDefault="00000000">
            <w:pPr>
              <w:pStyle w:val="Compact"/>
              <w:rPr>
                <w:del w:id="2311" w:author="Bermond Scoggins" w:date="2024-05-11T21:45:00Z"/>
              </w:rPr>
            </w:pPr>
            <w:del w:id="2312" w:author="Bermond Scoggins" w:date="2024-05-11T21:45:00Z">
              <w:r>
                <w:delText>1.559</w:delText>
              </w:r>
            </w:del>
          </w:p>
        </w:tc>
        <w:tc>
          <w:tcPr>
            <w:tcW w:w="0" w:type="auto"/>
          </w:tcPr>
          <w:p w14:paraId="4631CC93" w14:textId="77777777" w:rsidR="00B0438F" w:rsidRDefault="00000000">
            <w:pPr>
              <w:pStyle w:val="Compact"/>
              <w:rPr>
                <w:del w:id="2313" w:author="Bermond Scoggins" w:date="2024-05-11T21:45:00Z"/>
              </w:rPr>
            </w:pPr>
            <w:del w:id="2314" w:author="Bermond Scoggins" w:date="2024-05-11T21:45:00Z">
              <w:r>
                <w:delText>Q3</w:delText>
              </w:r>
            </w:del>
          </w:p>
        </w:tc>
      </w:tr>
      <w:tr w:rsidR="00B0438F" w14:paraId="0FC83CA2" w14:textId="77777777">
        <w:trPr>
          <w:del w:id="2315" w:author="Bermond Scoggins" w:date="2024-05-11T21:45:00Z"/>
        </w:trPr>
        <w:tc>
          <w:tcPr>
            <w:tcW w:w="0" w:type="auto"/>
          </w:tcPr>
          <w:p w14:paraId="3AB46FFD" w14:textId="77777777" w:rsidR="00B0438F" w:rsidRDefault="00000000">
            <w:pPr>
              <w:pStyle w:val="Compact"/>
              <w:rPr>
                <w:del w:id="2316" w:author="Bermond Scoggins" w:date="2024-05-11T21:45:00Z"/>
              </w:rPr>
            </w:pPr>
            <w:del w:id="2317" w:author="Bermond Scoggins" w:date="2024-05-11T21:45:00Z">
              <w:r>
                <w:delText>International Journal Of Transitional</w:delText>
              </w:r>
            </w:del>
          </w:p>
        </w:tc>
        <w:tc>
          <w:tcPr>
            <w:tcW w:w="0" w:type="auto"/>
          </w:tcPr>
          <w:p w14:paraId="3738FEA0" w14:textId="77777777" w:rsidR="00B0438F" w:rsidRDefault="00B0438F">
            <w:pPr>
              <w:pStyle w:val="Compact"/>
              <w:rPr>
                <w:del w:id="2318" w:author="Bermond Scoggins" w:date="2024-05-11T21:45:00Z"/>
              </w:rPr>
            </w:pPr>
          </w:p>
        </w:tc>
        <w:tc>
          <w:tcPr>
            <w:tcW w:w="0" w:type="auto"/>
          </w:tcPr>
          <w:p w14:paraId="208CFF11" w14:textId="77777777" w:rsidR="00B0438F" w:rsidRDefault="00B0438F">
            <w:pPr>
              <w:pStyle w:val="Compact"/>
              <w:rPr>
                <w:del w:id="2319" w:author="Bermond Scoggins" w:date="2024-05-11T21:45:00Z"/>
              </w:rPr>
            </w:pPr>
          </w:p>
        </w:tc>
        <w:tc>
          <w:tcPr>
            <w:tcW w:w="0" w:type="auto"/>
          </w:tcPr>
          <w:p w14:paraId="5C21F8D4" w14:textId="77777777" w:rsidR="00B0438F" w:rsidRDefault="00B0438F">
            <w:pPr>
              <w:pStyle w:val="Compact"/>
              <w:rPr>
                <w:del w:id="2320" w:author="Bermond Scoggins" w:date="2024-05-11T21:45:00Z"/>
              </w:rPr>
            </w:pPr>
          </w:p>
        </w:tc>
        <w:tc>
          <w:tcPr>
            <w:tcW w:w="0" w:type="auto"/>
          </w:tcPr>
          <w:p w14:paraId="1E53CC10" w14:textId="77777777" w:rsidR="00B0438F" w:rsidRDefault="00B0438F">
            <w:pPr>
              <w:pStyle w:val="Compact"/>
              <w:rPr>
                <w:del w:id="2321" w:author="Bermond Scoggins" w:date="2024-05-11T21:45:00Z"/>
              </w:rPr>
            </w:pPr>
          </w:p>
        </w:tc>
      </w:tr>
      <w:tr w:rsidR="00B0438F" w14:paraId="270FEB9C" w14:textId="77777777">
        <w:trPr>
          <w:del w:id="2322" w:author="Bermond Scoggins" w:date="2024-05-11T21:45:00Z"/>
        </w:trPr>
        <w:tc>
          <w:tcPr>
            <w:tcW w:w="0" w:type="auto"/>
          </w:tcPr>
          <w:p w14:paraId="0FCADCE2" w14:textId="77777777" w:rsidR="00B0438F" w:rsidRDefault="00000000">
            <w:pPr>
              <w:pStyle w:val="Compact"/>
              <w:rPr>
                <w:del w:id="2323" w:author="Bermond Scoggins" w:date="2024-05-11T21:45:00Z"/>
              </w:rPr>
            </w:pPr>
            <w:del w:id="2324" w:author="Bermond Scoggins" w:date="2024-05-11T21:45:00Z">
              <w:r>
                <w:delText>Justice</w:delText>
              </w:r>
            </w:del>
          </w:p>
        </w:tc>
        <w:tc>
          <w:tcPr>
            <w:tcW w:w="0" w:type="auto"/>
          </w:tcPr>
          <w:p w14:paraId="74888F42" w14:textId="77777777" w:rsidR="00B0438F" w:rsidRDefault="00000000">
            <w:pPr>
              <w:pStyle w:val="Compact"/>
              <w:rPr>
                <w:del w:id="2325" w:author="Bermond Scoggins" w:date="2024-05-11T21:45:00Z"/>
              </w:rPr>
            </w:pPr>
            <w:del w:id="2326" w:author="Bermond Scoggins" w:date="2024-05-11T21:45:00Z">
              <w:r>
                <w:delText>IR</w:delText>
              </w:r>
            </w:del>
          </w:p>
        </w:tc>
        <w:tc>
          <w:tcPr>
            <w:tcW w:w="0" w:type="auto"/>
          </w:tcPr>
          <w:p w14:paraId="35ECC9EB" w14:textId="77777777" w:rsidR="00B0438F" w:rsidRDefault="00000000">
            <w:pPr>
              <w:pStyle w:val="Compact"/>
              <w:rPr>
                <w:del w:id="2327" w:author="Bermond Scoggins" w:date="2024-05-11T21:45:00Z"/>
              </w:rPr>
            </w:pPr>
            <w:del w:id="2328" w:author="Bermond Scoggins" w:date="2024-05-11T21:45:00Z">
              <w:r>
                <w:delText>816</w:delText>
              </w:r>
            </w:del>
          </w:p>
        </w:tc>
        <w:tc>
          <w:tcPr>
            <w:tcW w:w="0" w:type="auto"/>
          </w:tcPr>
          <w:p w14:paraId="580B0846" w14:textId="77777777" w:rsidR="00B0438F" w:rsidRDefault="00000000">
            <w:pPr>
              <w:pStyle w:val="Compact"/>
              <w:rPr>
                <w:del w:id="2329" w:author="Bermond Scoggins" w:date="2024-05-11T21:45:00Z"/>
              </w:rPr>
            </w:pPr>
            <w:del w:id="2330" w:author="Bermond Scoggins" w:date="2024-05-11T21:45:00Z">
              <w:r>
                <w:delText>1.55</w:delText>
              </w:r>
            </w:del>
          </w:p>
        </w:tc>
        <w:tc>
          <w:tcPr>
            <w:tcW w:w="0" w:type="auto"/>
          </w:tcPr>
          <w:p w14:paraId="3A493F58" w14:textId="77777777" w:rsidR="00B0438F" w:rsidRDefault="00000000">
            <w:pPr>
              <w:pStyle w:val="Compact"/>
              <w:rPr>
                <w:del w:id="2331" w:author="Bermond Scoggins" w:date="2024-05-11T21:45:00Z"/>
              </w:rPr>
            </w:pPr>
            <w:del w:id="2332" w:author="Bermond Scoggins" w:date="2024-05-11T21:45:00Z">
              <w:r>
                <w:delText>Q3</w:delText>
              </w:r>
            </w:del>
          </w:p>
        </w:tc>
      </w:tr>
      <w:tr w:rsidR="00B0438F" w14:paraId="370855FD" w14:textId="77777777">
        <w:trPr>
          <w:del w:id="2333" w:author="Bermond Scoggins" w:date="2024-05-11T21:45:00Z"/>
        </w:trPr>
        <w:tc>
          <w:tcPr>
            <w:tcW w:w="0" w:type="auto"/>
          </w:tcPr>
          <w:p w14:paraId="28CE94F1" w14:textId="77777777" w:rsidR="00B0438F" w:rsidRDefault="00000000">
            <w:pPr>
              <w:pStyle w:val="Compact"/>
              <w:rPr>
                <w:del w:id="2334" w:author="Bermond Scoggins" w:date="2024-05-11T21:45:00Z"/>
              </w:rPr>
            </w:pPr>
            <w:del w:id="2335" w:author="Bermond Scoggins" w:date="2024-05-11T21:45:00Z">
              <w:r>
                <w:delText>Ocean Development And International Law</w:delText>
              </w:r>
            </w:del>
          </w:p>
        </w:tc>
        <w:tc>
          <w:tcPr>
            <w:tcW w:w="0" w:type="auto"/>
          </w:tcPr>
          <w:p w14:paraId="1834B027" w14:textId="77777777" w:rsidR="00B0438F" w:rsidRDefault="00000000">
            <w:pPr>
              <w:pStyle w:val="Compact"/>
              <w:rPr>
                <w:del w:id="2336" w:author="Bermond Scoggins" w:date="2024-05-11T21:45:00Z"/>
              </w:rPr>
            </w:pPr>
            <w:del w:id="2337" w:author="Bermond Scoggins" w:date="2024-05-11T21:45:00Z">
              <w:r>
                <w:delText>IR</w:delText>
              </w:r>
            </w:del>
          </w:p>
        </w:tc>
        <w:tc>
          <w:tcPr>
            <w:tcW w:w="0" w:type="auto"/>
          </w:tcPr>
          <w:p w14:paraId="38569066" w14:textId="77777777" w:rsidR="00B0438F" w:rsidRDefault="00000000">
            <w:pPr>
              <w:pStyle w:val="Compact"/>
              <w:rPr>
                <w:del w:id="2338" w:author="Bermond Scoggins" w:date="2024-05-11T21:45:00Z"/>
              </w:rPr>
            </w:pPr>
            <w:del w:id="2339" w:author="Bermond Scoggins" w:date="2024-05-11T21:45:00Z">
              <w:r>
                <w:delText>388</w:delText>
              </w:r>
            </w:del>
          </w:p>
        </w:tc>
        <w:tc>
          <w:tcPr>
            <w:tcW w:w="0" w:type="auto"/>
          </w:tcPr>
          <w:p w14:paraId="6BEE76CA" w14:textId="77777777" w:rsidR="00B0438F" w:rsidRDefault="00000000">
            <w:pPr>
              <w:pStyle w:val="Compact"/>
              <w:rPr>
                <w:del w:id="2340" w:author="Bermond Scoggins" w:date="2024-05-11T21:45:00Z"/>
              </w:rPr>
            </w:pPr>
            <w:del w:id="2341" w:author="Bermond Scoggins" w:date="2024-05-11T21:45:00Z">
              <w:r>
                <w:delText>1.541</w:delText>
              </w:r>
            </w:del>
          </w:p>
        </w:tc>
        <w:tc>
          <w:tcPr>
            <w:tcW w:w="0" w:type="auto"/>
          </w:tcPr>
          <w:p w14:paraId="36500624" w14:textId="77777777" w:rsidR="00B0438F" w:rsidRDefault="00000000">
            <w:pPr>
              <w:pStyle w:val="Compact"/>
              <w:rPr>
                <w:del w:id="2342" w:author="Bermond Scoggins" w:date="2024-05-11T21:45:00Z"/>
              </w:rPr>
            </w:pPr>
            <w:del w:id="2343" w:author="Bermond Scoggins" w:date="2024-05-11T21:45:00Z">
              <w:r>
                <w:delText>Q3</w:delText>
              </w:r>
            </w:del>
          </w:p>
        </w:tc>
      </w:tr>
      <w:tr w:rsidR="00B0438F" w14:paraId="1F6DEBEF" w14:textId="77777777">
        <w:trPr>
          <w:del w:id="2344" w:author="Bermond Scoggins" w:date="2024-05-11T21:45:00Z"/>
        </w:trPr>
        <w:tc>
          <w:tcPr>
            <w:tcW w:w="0" w:type="auto"/>
          </w:tcPr>
          <w:p w14:paraId="55D7AC9E" w14:textId="77777777" w:rsidR="00B0438F" w:rsidRDefault="00000000">
            <w:pPr>
              <w:pStyle w:val="Compact"/>
              <w:rPr>
                <w:del w:id="2345" w:author="Bermond Scoggins" w:date="2024-05-11T21:45:00Z"/>
              </w:rPr>
            </w:pPr>
            <w:del w:id="2346" w:author="Bermond Scoggins" w:date="2024-05-11T21:45:00Z">
              <w:r>
                <w:delText>Review Of World Economics</w:delText>
              </w:r>
            </w:del>
          </w:p>
        </w:tc>
        <w:tc>
          <w:tcPr>
            <w:tcW w:w="0" w:type="auto"/>
          </w:tcPr>
          <w:p w14:paraId="4E05FDD8" w14:textId="77777777" w:rsidR="00B0438F" w:rsidRDefault="00000000">
            <w:pPr>
              <w:pStyle w:val="Compact"/>
              <w:rPr>
                <w:del w:id="2347" w:author="Bermond Scoggins" w:date="2024-05-11T21:45:00Z"/>
              </w:rPr>
            </w:pPr>
            <w:del w:id="2348" w:author="Bermond Scoggins" w:date="2024-05-11T21:45:00Z">
              <w:r>
                <w:delText>IR</w:delText>
              </w:r>
            </w:del>
          </w:p>
        </w:tc>
        <w:tc>
          <w:tcPr>
            <w:tcW w:w="0" w:type="auto"/>
          </w:tcPr>
          <w:p w14:paraId="56E81624" w14:textId="77777777" w:rsidR="00B0438F" w:rsidRDefault="00000000">
            <w:pPr>
              <w:pStyle w:val="Compact"/>
              <w:rPr>
                <w:del w:id="2349" w:author="Bermond Scoggins" w:date="2024-05-11T21:45:00Z"/>
              </w:rPr>
            </w:pPr>
            <w:del w:id="2350" w:author="Bermond Scoggins" w:date="2024-05-11T21:45:00Z">
              <w:r>
                <w:delText>1,286</w:delText>
              </w:r>
            </w:del>
          </w:p>
        </w:tc>
        <w:tc>
          <w:tcPr>
            <w:tcW w:w="0" w:type="auto"/>
          </w:tcPr>
          <w:p w14:paraId="20A658A5" w14:textId="77777777" w:rsidR="00B0438F" w:rsidRDefault="00000000">
            <w:pPr>
              <w:pStyle w:val="Compact"/>
              <w:rPr>
                <w:del w:id="2351" w:author="Bermond Scoggins" w:date="2024-05-11T21:45:00Z"/>
              </w:rPr>
            </w:pPr>
            <w:del w:id="2352" w:author="Bermond Scoggins" w:date="2024-05-11T21:45:00Z">
              <w:r>
                <w:delText>1.517</w:delText>
              </w:r>
            </w:del>
          </w:p>
        </w:tc>
        <w:tc>
          <w:tcPr>
            <w:tcW w:w="0" w:type="auto"/>
          </w:tcPr>
          <w:p w14:paraId="28A36532" w14:textId="77777777" w:rsidR="00B0438F" w:rsidRDefault="00000000">
            <w:pPr>
              <w:pStyle w:val="Compact"/>
              <w:rPr>
                <w:del w:id="2353" w:author="Bermond Scoggins" w:date="2024-05-11T21:45:00Z"/>
              </w:rPr>
            </w:pPr>
            <w:del w:id="2354" w:author="Bermond Scoggins" w:date="2024-05-11T21:45:00Z">
              <w:r>
                <w:delText>Q3</w:delText>
              </w:r>
            </w:del>
          </w:p>
        </w:tc>
      </w:tr>
      <w:tr w:rsidR="00B0438F" w14:paraId="12F47D6B" w14:textId="77777777">
        <w:trPr>
          <w:del w:id="2355" w:author="Bermond Scoggins" w:date="2024-05-11T21:45:00Z"/>
        </w:trPr>
        <w:tc>
          <w:tcPr>
            <w:tcW w:w="0" w:type="auto"/>
          </w:tcPr>
          <w:p w14:paraId="5700EF36" w14:textId="77777777" w:rsidR="00B0438F" w:rsidRDefault="00000000">
            <w:pPr>
              <w:pStyle w:val="Compact"/>
              <w:rPr>
                <w:del w:id="2356" w:author="Bermond Scoggins" w:date="2024-05-11T21:45:00Z"/>
              </w:rPr>
            </w:pPr>
            <w:del w:id="2357" w:author="Bermond Scoggins" w:date="2024-05-11T21:45:00Z">
              <w:r>
                <w:delText>Washington Quarterly</w:delText>
              </w:r>
            </w:del>
          </w:p>
        </w:tc>
        <w:tc>
          <w:tcPr>
            <w:tcW w:w="0" w:type="auto"/>
          </w:tcPr>
          <w:p w14:paraId="59E5DE15" w14:textId="77777777" w:rsidR="00B0438F" w:rsidRDefault="00000000">
            <w:pPr>
              <w:pStyle w:val="Compact"/>
              <w:rPr>
                <w:del w:id="2358" w:author="Bermond Scoggins" w:date="2024-05-11T21:45:00Z"/>
              </w:rPr>
            </w:pPr>
            <w:del w:id="2359" w:author="Bermond Scoggins" w:date="2024-05-11T21:45:00Z">
              <w:r>
                <w:delText>IR</w:delText>
              </w:r>
            </w:del>
          </w:p>
        </w:tc>
        <w:tc>
          <w:tcPr>
            <w:tcW w:w="0" w:type="auto"/>
          </w:tcPr>
          <w:p w14:paraId="6285A1F2" w14:textId="77777777" w:rsidR="00B0438F" w:rsidRDefault="00000000">
            <w:pPr>
              <w:pStyle w:val="Compact"/>
              <w:rPr>
                <w:del w:id="2360" w:author="Bermond Scoggins" w:date="2024-05-11T21:45:00Z"/>
              </w:rPr>
            </w:pPr>
            <w:del w:id="2361" w:author="Bermond Scoggins" w:date="2024-05-11T21:45:00Z">
              <w:r>
                <w:delText>833</w:delText>
              </w:r>
            </w:del>
          </w:p>
        </w:tc>
        <w:tc>
          <w:tcPr>
            <w:tcW w:w="0" w:type="auto"/>
          </w:tcPr>
          <w:p w14:paraId="3BA2A458" w14:textId="77777777" w:rsidR="00B0438F" w:rsidRDefault="00000000">
            <w:pPr>
              <w:pStyle w:val="Compact"/>
              <w:rPr>
                <w:del w:id="2362" w:author="Bermond Scoggins" w:date="2024-05-11T21:45:00Z"/>
              </w:rPr>
            </w:pPr>
            <w:del w:id="2363" w:author="Bermond Scoggins" w:date="2024-05-11T21:45:00Z">
              <w:r>
                <w:delText>1.5</w:delText>
              </w:r>
            </w:del>
          </w:p>
        </w:tc>
        <w:tc>
          <w:tcPr>
            <w:tcW w:w="0" w:type="auto"/>
          </w:tcPr>
          <w:p w14:paraId="69879F3B" w14:textId="77777777" w:rsidR="00B0438F" w:rsidRDefault="00000000">
            <w:pPr>
              <w:pStyle w:val="Compact"/>
              <w:rPr>
                <w:del w:id="2364" w:author="Bermond Scoggins" w:date="2024-05-11T21:45:00Z"/>
              </w:rPr>
            </w:pPr>
            <w:del w:id="2365" w:author="Bermond Scoggins" w:date="2024-05-11T21:45:00Z">
              <w:r>
                <w:delText>Q3</w:delText>
              </w:r>
            </w:del>
          </w:p>
        </w:tc>
      </w:tr>
      <w:tr w:rsidR="00B0438F" w14:paraId="7C6CD5EC" w14:textId="77777777">
        <w:trPr>
          <w:del w:id="2366" w:author="Bermond Scoggins" w:date="2024-05-11T21:45:00Z"/>
        </w:trPr>
        <w:tc>
          <w:tcPr>
            <w:tcW w:w="0" w:type="auto"/>
          </w:tcPr>
          <w:p w14:paraId="487C2353" w14:textId="77777777" w:rsidR="00B0438F" w:rsidRDefault="00000000">
            <w:pPr>
              <w:pStyle w:val="Compact"/>
              <w:rPr>
                <w:del w:id="2367" w:author="Bermond Scoggins" w:date="2024-05-11T21:45:00Z"/>
              </w:rPr>
            </w:pPr>
            <w:del w:id="2368" w:author="Bermond Scoggins" w:date="2024-05-11T21:45:00Z">
              <w:r>
                <w:delText>Journal Of European Integration</w:delText>
              </w:r>
            </w:del>
          </w:p>
        </w:tc>
        <w:tc>
          <w:tcPr>
            <w:tcW w:w="0" w:type="auto"/>
          </w:tcPr>
          <w:p w14:paraId="5D63FC7F" w14:textId="77777777" w:rsidR="00B0438F" w:rsidRDefault="00000000">
            <w:pPr>
              <w:pStyle w:val="Compact"/>
              <w:rPr>
                <w:del w:id="2369" w:author="Bermond Scoggins" w:date="2024-05-11T21:45:00Z"/>
              </w:rPr>
            </w:pPr>
            <w:del w:id="2370" w:author="Bermond Scoggins" w:date="2024-05-11T21:45:00Z">
              <w:r>
                <w:delText>IR</w:delText>
              </w:r>
            </w:del>
          </w:p>
        </w:tc>
        <w:tc>
          <w:tcPr>
            <w:tcW w:w="0" w:type="auto"/>
          </w:tcPr>
          <w:p w14:paraId="5FDA69B4" w14:textId="77777777" w:rsidR="00B0438F" w:rsidRDefault="00000000">
            <w:pPr>
              <w:pStyle w:val="Compact"/>
              <w:rPr>
                <w:del w:id="2371" w:author="Bermond Scoggins" w:date="2024-05-11T21:45:00Z"/>
              </w:rPr>
            </w:pPr>
            <w:del w:id="2372" w:author="Bermond Scoggins" w:date="2024-05-11T21:45:00Z">
              <w:r>
                <w:delText>1,436</w:delText>
              </w:r>
            </w:del>
          </w:p>
        </w:tc>
        <w:tc>
          <w:tcPr>
            <w:tcW w:w="0" w:type="auto"/>
          </w:tcPr>
          <w:p w14:paraId="591608DD" w14:textId="77777777" w:rsidR="00B0438F" w:rsidRDefault="00000000">
            <w:pPr>
              <w:pStyle w:val="Compact"/>
              <w:rPr>
                <w:del w:id="2373" w:author="Bermond Scoggins" w:date="2024-05-11T21:45:00Z"/>
              </w:rPr>
            </w:pPr>
            <w:del w:id="2374" w:author="Bermond Scoggins" w:date="2024-05-11T21:45:00Z">
              <w:r>
                <w:delText>1.483</w:delText>
              </w:r>
            </w:del>
          </w:p>
        </w:tc>
        <w:tc>
          <w:tcPr>
            <w:tcW w:w="0" w:type="auto"/>
          </w:tcPr>
          <w:p w14:paraId="3D5EE465" w14:textId="77777777" w:rsidR="00B0438F" w:rsidRDefault="00000000">
            <w:pPr>
              <w:pStyle w:val="Compact"/>
              <w:rPr>
                <w:del w:id="2375" w:author="Bermond Scoggins" w:date="2024-05-11T21:45:00Z"/>
              </w:rPr>
            </w:pPr>
            <w:del w:id="2376" w:author="Bermond Scoggins" w:date="2024-05-11T21:45:00Z">
              <w:r>
                <w:delText>Q3</w:delText>
              </w:r>
            </w:del>
          </w:p>
        </w:tc>
      </w:tr>
      <w:tr w:rsidR="00B0438F" w14:paraId="13AC40EE" w14:textId="77777777">
        <w:trPr>
          <w:del w:id="2377" w:author="Bermond Scoggins" w:date="2024-05-11T21:45:00Z"/>
        </w:trPr>
        <w:tc>
          <w:tcPr>
            <w:tcW w:w="0" w:type="auto"/>
          </w:tcPr>
          <w:p w14:paraId="7657B9C3" w14:textId="77777777" w:rsidR="00B0438F" w:rsidRDefault="00000000">
            <w:pPr>
              <w:pStyle w:val="Compact"/>
              <w:rPr>
                <w:del w:id="2378" w:author="Bermond Scoggins" w:date="2024-05-11T21:45:00Z"/>
              </w:rPr>
            </w:pPr>
            <w:del w:id="2379" w:author="Bermond Scoggins" w:date="2024-05-11T21:45:00Z">
              <w:r>
                <w:delText>World Economy</w:delText>
              </w:r>
            </w:del>
          </w:p>
        </w:tc>
        <w:tc>
          <w:tcPr>
            <w:tcW w:w="0" w:type="auto"/>
          </w:tcPr>
          <w:p w14:paraId="1E7E77C9" w14:textId="77777777" w:rsidR="00B0438F" w:rsidRDefault="00000000">
            <w:pPr>
              <w:pStyle w:val="Compact"/>
              <w:rPr>
                <w:del w:id="2380" w:author="Bermond Scoggins" w:date="2024-05-11T21:45:00Z"/>
              </w:rPr>
            </w:pPr>
            <w:del w:id="2381" w:author="Bermond Scoggins" w:date="2024-05-11T21:45:00Z">
              <w:r>
                <w:delText>IR</w:delText>
              </w:r>
            </w:del>
          </w:p>
        </w:tc>
        <w:tc>
          <w:tcPr>
            <w:tcW w:w="0" w:type="auto"/>
          </w:tcPr>
          <w:p w14:paraId="74C61CED" w14:textId="77777777" w:rsidR="00B0438F" w:rsidRDefault="00000000">
            <w:pPr>
              <w:pStyle w:val="Compact"/>
              <w:rPr>
                <w:del w:id="2382" w:author="Bermond Scoggins" w:date="2024-05-11T21:45:00Z"/>
              </w:rPr>
            </w:pPr>
            <w:del w:id="2383" w:author="Bermond Scoggins" w:date="2024-05-11T21:45:00Z">
              <w:r>
                <w:delText>3,972</w:delText>
              </w:r>
            </w:del>
          </w:p>
        </w:tc>
        <w:tc>
          <w:tcPr>
            <w:tcW w:w="0" w:type="auto"/>
          </w:tcPr>
          <w:p w14:paraId="6F50B82A" w14:textId="77777777" w:rsidR="00B0438F" w:rsidRDefault="00000000">
            <w:pPr>
              <w:pStyle w:val="Compact"/>
              <w:rPr>
                <w:del w:id="2384" w:author="Bermond Scoggins" w:date="2024-05-11T21:45:00Z"/>
              </w:rPr>
            </w:pPr>
            <w:del w:id="2385" w:author="Bermond Scoggins" w:date="2024-05-11T21:45:00Z">
              <w:r>
                <w:delText>1.45</w:delText>
              </w:r>
            </w:del>
          </w:p>
        </w:tc>
        <w:tc>
          <w:tcPr>
            <w:tcW w:w="0" w:type="auto"/>
          </w:tcPr>
          <w:p w14:paraId="06B61E12" w14:textId="77777777" w:rsidR="00B0438F" w:rsidRDefault="00000000">
            <w:pPr>
              <w:pStyle w:val="Compact"/>
              <w:rPr>
                <w:del w:id="2386" w:author="Bermond Scoggins" w:date="2024-05-11T21:45:00Z"/>
              </w:rPr>
            </w:pPr>
            <w:del w:id="2387" w:author="Bermond Scoggins" w:date="2024-05-11T21:45:00Z">
              <w:r>
                <w:delText>Q3</w:delText>
              </w:r>
            </w:del>
          </w:p>
        </w:tc>
      </w:tr>
      <w:tr w:rsidR="00B0438F" w14:paraId="1B7E9DC7" w14:textId="77777777">
        <w:trPr>
          <w:del w:id="2388" w:author="Bermond Scoggins" w:date="2024-05-11T21:45:00Z"/>
        </w:trPr>
        <w:tc>
          <w:tcPr>
            <w:tcW w:w="0" w:type="auto"/>
          </w:tcPr>
          <w:p w14:paraId="52439A44" w14:textId="77777777" w:rsidR="00B0438F" w:rsidRDefault="00000000">
            <w:pPr>
              <w:pStyle w:val="Compact"/>
              <w:rPr>
                <w:del w:id="2389" w:author="Bermond Scoggins" w:date="2024-05-11T21:45:00Z"/>
              </w:rPr>
            </w:pPr>
            <w:del w:id="2390" w:author="Bermond Scoggins" w:date="2024-05-11T21:45:00Z">
              <w:r>
                <w:delText>Australian Journal Of International</w:delText>
              </w:r>
            </w:del>
          </w:p>
        </w:tc>
        <w:tc>
          <w:tcPr>
            <w:tcW w:w="0" w:type="auto"/>
          </w:tcPr>
          <w:p w14:paraId="0681F833" w14:textId="77777777" w:rsidR="00B0438F" w:rsidRDefault="00B0438F">
            <w:pPr>
              <w:pStyle w:val="Compact"/>
              <w:rPr>
                <w:del w:id="2391" w:author="Bermond Scoggins" w:date="2024-05-11T21:45:00Z"/>
              </w:rPr>
            </w:pPr>
          </w:p>
        </w:tc>
        <w:tc>
          <w:tcPr>
            <w:tcW w:w="0" w:type="auto"/>
          </w:tcPr>
          <w:p w14:paraId="431B79AB" w14:textId="77777777" w:rsidR="00B0438F" w:rsidRDefault="00B0438F">
            <w:pPr>
              <w:pStyle w:val="Compact"/>
              <w:rPr>
                <w:del w:id="2392" w:author="Bermond Scoggins" w:date="2024-05-11T21:45:00Z"/>
              </w:rPr>
            </w:pPr>
          </w:p>
        </w:tc>
        <w:tc>
          <w:tcPr>
            <w:tcW w:w="0" w:type="auto"/>
          </w:tcPr>
          <w:p w14:paraId="1017775B" w14:textId="77777777" w:rsidR="00B0438F" w:rsidRDefault="00B0438F">
            <w:pPr>
              <w:pStyle w:val="Compact"/>
              <w:rPr>
                <w:del w:id="2393" w:author="Bermond Scoggins" w:date="2024-05-11T21:45:00Z"/>
              </w:rPr>
            </w:pPr>
          </w:p>
        </w:tc>
        <w:tc>
          <w:tcPr>
            <w:tcW w:w="0" w:type="auto"/>
          </w:tcPr>
          <w:p w14:paraId="6F4A968D" w14:textId="77777777" w:rsidR="00B0438F" w:rsidRDefault="00B0438F">
            <w:pPr>
              <w:pStyle w:val="Compact"/>
              <w:rPr>
                <w:del w:id="2394" w:author="Bermond Scoggins" w:date="2024-05-11T21:45:00Z"/>
              </w:rPr>
            </w:pPr>
          </w:p>
        </w:tc>
      </w:tr>
      <w:tr w:rsidR="00B0438F" w14:paraId="22B2957C" w14:textId="77777777">
        <w:trPr>
          <w:del w:id="2395" w:author="Bermond Scoggins" w:date="2024-05-11T21:45:00Z"/>
        </w:trPr>
        <w:tc>
          <w:tcPr>
            <w:tcW w:w="0" w:type="auto"/>
          </w:tcPr>
          <w:p w14:paraId="6377AD30" w14:textId="77777777" w:rsidR="00B0438F" w:rsidRDefault="00000000">
            <w:pPr>
              <w:pStyle w:val="Compact"/>
              <w:rPr>
                <w:del w:id="2396" w:author="Bermond Scoggins" w:date="2024-05-11T21:45:00Z"/>
              </w:rPr>
            </w:pPr>
            <w:del w:id="2397" w:author="Bermond Scoggins" w:date="2024-05-11T21:45:00Z">
              <w:r>
                <w:delText>Affairs</w:delText>
              </w:r>
            </w:del>
          </w:p>
        </w:tc>
        <w:tc>
          <w:tcPr>
            <w:tcW w:w="0" w:type="auto"/>
          </w:tcPr>
          <w:p w14:paraId="013BF8BC" w14:textId="77777777" w:rsidR="00B0438F" w:rsidRDefault="00000000">
            <w:pPr>
              <w:pStyle w:val="Compact"/>
              <w:rPr>
                <w:del w:id="2398" w:author="Bermond Scoggins" w:date="2024-05-11T21:45:00Z"/>
              </w:rPr>
            </w:pPr>
            <w:del w:id="2399" w:author="Bermond Scoggins" w:date="2024-05-11T21:45:00Z">
              <w:r>
                <w:delText>IR</w:delText>
              </w:r>
            </w:del>
          </w:p>
        </w:tc>
        <w:tc>
          <w:tcPr>
            <w:tcW w:w="0" w:type="auto"/>
          </w:tcPr>
          <w:p w14:paraId="74C20628" w14:textId="77777777" w:rsidR="00B0438F" w:rsidRDefault="00000000">
            <w:pPr>
              <w:pStyle w:val="Compact"/>
              <w:rPr>
                <w:del w:id="2400" w:author="Bermond Scoggins" w:date="2024-05-11T21:45:00Z"/>
              </w:rPr>
            </w:pPr>
            <w:del w:id="2401" w:author="Bermond Scoggins" w:date="2024-05-11T21:45:00Z">
              <w:r>
                <w:delText>602</w:delText>
              </w:r>
            </w:del>
          </w:p>
        </w:tc>
        <w:tc>
          <w:tcPr>
            <w:tcW w:w="0" w:type="auto"/>
          </w:tcPr>
          <w:p w14:paraId="52731FC5" w14:textId="77777777" w:rsidR="00B0438F" w:rsidRDefault="00000000">
            <w:pPr>
              <w:pStyle w:val="Compact"/>
              <w:rPr>
                <w:del w:id="2402" w:author="Bermond Scoggins" w:date="2024-05-11T21:45:00Z"/>
              </w:rPr>
            </w:pPr>
            <w:del w:id="2403" w:author="Bermond Scoggins" w:date="2024-05-11T21:45:00Z">
              <w:r>
                <w:delText>1.411</w:delText>
              </w:r>
            </w:del>
          </w:p>
        </w:tc>
        <w:tc>
          <w:tcPr>
            <w:tcW w:w="0" w:type="auto"/>
          </w:tcPr>
          <w:p w14:paraId="2596BBE2" w14:textId="77777777" w:rsidR="00B0438F" w:rsidRDefault="00000000">
            <w:pPr>
              <w:pStyle w:val="Compact"/>
              <w:rPr>
                <w:del w:id="2404" w:author="Bermond Scoggins" w:date="2024-05-11T21:45:00Z"/>
              </w:rPr>
            </w:pPr>
            <w:del w:id="2405" w:author="Bermond Scoggins" w:date="2024-05-11T21:45:00Z">
              <w:r>
                <w:delText>Q3</w:delText>
              </w:r>
            </w:del>
          </w:p>
        </w:tc>
      </w:tr>
      <w:tr w:rsidR="00B0438F" w14:paraId="783B41CA" w14:textId="77777777">
        <w:trPr>
          <w:del w:id="2406" w:author="Bermond Scoggins" w:date="2024-05-11T21:45:00Z"/>
        </w:trPr>
        <w:tc>
          <w:tcPr>
            <w:tcW w:w="0" w:type="auto"/>
          </w:tcPr>
          <w:p w14:paraId="381D7B5B" w14:textId="77777777" w:rsidR="00B0438F" w:rsidRDefault="00000000">
            <w:pPr>
              <w:pStyle w:val="Compact"/>
              <w:rPr>
                <w:del w:id="2407" w:author="Bermond Scoggins" w:date="2024-05-11T21:45:00Z"/>
              </w:rPr>
            </w:pPr>
            <w:del w:id="2408" w:author="Bermond Scoggins" w:date="2024-05-11T21:45:00Z">
              <w:r>
                <w:delText>Chinese Journal Of International Law</w:delText>
              </w:r>
            </w:del>
          </w:p>
        </w:tc>
        <w:tc>
          <w:tcPr>
            <w:tcW w:w="0" w:type="auto"/>
          </w:tcPr>
          <w:p w14:paraId="5E122C92" w14:textId="77777777" w:rsidR="00B0438F" w:rsidRDefault="00000000">
            <w:pPr>
              <w:pStyle w:val="Compact"/>
              <w:rPr>
                <w:del w:id="2409" w:author="Bermond Scoggins" w:date="2024-05-11T21:45:00Z"/>
              </w:rPr>
            </w:pPr>
            <w:del w:id="2410" w:author="Bermond Scoggins" w:date="2024-05-11T21:45:00Z">
              <w:r>
                <w:delText>IR</w:delText>
              </w:r>
            </w:del>
          </w:p>
        </w:tc>
        <w:tc>
          <w:tcPr>
            <w:tcW w:w="0" w:type="auto"/>
          </w:tcPr>
          <w:p w14:paraId="7A44C70F" w14:textId="77777777" w:rsidR="00B0438F" w:rsidRDefault="00000000">
            <w:pPr>
              <w:pStyle w:val="Compact"/>
              <w:rPr>
                <w:del w:id="2411" w:author="Bermond Scoggins" w:date="2024-05-11T21:45:00Z"/>
              </w:rPr>
            </w:pPr>
            <w:del w:id="2412" w:author="Bermond Scoggins" w:date="2024-05-11T21:45:00Z">
              <w:r>
                <w:delText>326</w:delText>
              </w:r>
            </w:del>
          </w:p>
        </w:tc>
        <w:tc>
          <w:tcPr>
            <w:tcW w:w="0" w:type="auto"/>
          </w:tcPr>
          <w:p w14:paraId="3B958B7A" w14:textId="77777777" w:rsidR="00B0438F" w:rsidRDefault="00000000">
            <w:pPr>
              <w:pStyle w:val="Compact"/>
              <w:rPr>
                <w:del w:id="2413" w:author="Bermond Scoggins" w:date="2024-05-11T21:45:00Z"/>
              </w:rPr>
            </w:pPr>
            <w:del w:id="2414" w:author="Bermond Scoggins" w:date="2024-05-11T21:45:00Z">
              <w:r>
                <w:delText>1.395</w:delText>
              </w:r>
            </w:del>
          </w:p>
        </w:tc>
        <w:tc>
          <w:tcPr>
            <w:tcW w:w="0" w:type="auto"/>
          </w:tcPr>
          <w:p w14:paraId="731498EA" w14:textId="77777777" w:rsidR="00B0438F" w:rsidRDefault="00000000">
            <w:pPr>
              <w:pStyle w:val="Compact"/>
              <w:rPr>
                <w:del w:id="2415" w:author="Bermond Scoggins" w:date="2024-05-11T21:45:00Z"/>
              </w:rPr>
            </w:pPr>
            <w:del w:id="2416" w:author="Bermond Scoggins" w:date="2024-05-11T21:45:00Z">
              <w:r>
                <w:delText>Q3</w:delText>
              </w:r>
            </w:del>
          </w:p>
        </w:tc>
      </w:tr>
      <w:tr w:rsidR="00B0438F" w14:paraId="13C1969A" w14:textId="77777777">
        <w:trPr>
          <w:del w:id="2417" w:author="Bermond Scoggins" w:date="2024-05-11T21:45:00Z"/>
        </w:trPr>
        <w:tc>
          <w:tcPr>
            <w:tcW w:w="0" w:type="auto"/>
          </w:tcPr>
          <w:p w14:paraId="1457DB18" w14:textId="77777777" w:rsidR="00B0438F" w:rsidRDefault="00000000">
            <w:pPr>
              <w:pStyle w:val="Compact"/>
              <w:rPr>
                <w:del w:id="2418" w:author="Bermond Scoggins" w:date="2024-05-11T21:45:00Z"/>
              </w:rPr>
            </w:pPr>
            <w:del w:id="2419" w:author="Bermond Scoggins" w:date="2024-05-11T21:45:00Z">
              <w:r>
                <w:delText>International Interactions</w:delText>
              </w:r>
            </w:del>
          </w:p>
        </w:tc>
        <w:tc>
          <w:tcPr>
            <w:tcW w:w="0" w:type="auto"/>
          </w:tcPr>
          <w:p w14:paraId="097CF32D" w14:textId="77777777" w:rsidR="00B0438F" w:rsidRDefault="00000000">
            <w:pPr>
              <w:pStyle w:val="Compact"/>
              <w:rPr>
                <w:del w:id="2420" w:author="Bermond Scoggins" w:date="2024-05-11T21:45:00Z"/>
              </w:rPr>
            </w:pPr>
            <w:del w:id="2421" w:author="Bermond Scoggins" w:date="2024-05-11T21:45:00Z">
              <w:r>
                <w:delText>IR</w:delText>
              </w:r>
            </w:del>
          </w:p>
        </w:tc>
        <w:tc>
          <w:tcPr>
            <w:tcW w:w="0" w:type="auto"/>
          </w:tcPr>
          <w:p w14:paraId="1989B574" w14:textId="77777777" w:rsidR="00B0438F" w:rsidRDefault="00000000">
            <w:pPr>
              <w:pStyle w:val="Compact"/>
              <w:rPr>
                <w:del w:id="2422" w:author="Bermond Scoggins" w:date="2024-05-11T21:45:00Z"/>
              </w:rPr>
            </w:pPr>
            <w:del w:id="2423" w:author="Bermond Scoggins" w:date="2024-05-11T21:45:00Z">
              <w:r>
                <w:delText>1,404</w:delText>
              </w:r>
            </w:del>
          </w:p>
        </w:tc>
        <w:tc>
          <w:tcPr>
            <w:tcW w:w="0" w:type="auto"/>
          </w:tcPr>
          <w:p w14:paraId="5302EE25" w14:textId="77777777" w:rsidR="00B0438F" w:rsidRDefault="00000000">
            <w:pPr>
              <w:pStyle w:val="Compact"/>
              <w:rPr>
                <w:del w:id="2424" w:author="Bermond Scoggins" w:date="2024-05-11T21:45:00Z"/>
              </w:rPr>
            </w:pPr>
            <w:del w:id="2425" w:author="Bermond Scoggins" w:date="2024-05-11T21:45:00Z">
              <w:r>
                <w:delText>1.372</w:delText>
              </w:r>
            </w:del>
          </w:p>
        </w:tc>
        <w:tc>
          <w:tcPr>
            <w:tcW w:w="0" w:type="auto"/>
          </w:tcPr>
          <w:p w14:paraId="3276D477" w14:textId="77777777" w:rsidR="00B0438F" w:rsidRDefault="00000000">
            <w:pPr>
              <w:pStyle w:val="Compact"/>
              <w:rPr>
                <w:del w:id="2426" w:author="Bermond Scoggins" w:date="2024-05-11T21:45:00Z"/>
              </w:rPr>
            </w:pPr>
            <w:del w:id="2427" w:author="Bermond Scoggins" w:date="2024-05-11T21:45:00Z">
              <w:r>
                <w:delText>Q3</w:delText>
              </w:r>
            </w:del>
          </w:p>
        </w:tc>
      </w:tr>
      <w:tr w:rsidR="00B0438F" w14:paraId="28C8EA50" w14:textId="77777777">
        <w:trPr>
          <w:del w:id="2428" w:author="Bermond Scoggins" w:date="2024-05-11T21:45:00Z"/>
        </w:trPr>
        <w:tc>
          <w:tcPr>
            <w:tcW w:w="0" w:type="auto"/>
          </w:tcPr>
          <w:p w14:paraId="04BB3C5C" w14:textId="77777777" w:rsidR="00B0438F" w:rsidRDefault="00000000">
            <w:pPr>
              <w:pStyle w:val="Compact"/>
              <w:rPr>
                <w:del w:id="2429" w:author="Bermond Scoggins" w:date="2024-05-11T21:45:00Z"/>
              </w:rPr>
            </w:pPr>
            <w:del w:id="2430" w:author="Bermond Scoggins" w:date="2024-05-11T21:45:00Z">
              <w:r>
                <w:delText>Stanford Journal Of International Law</w:delText>
              </w:r>
            </w:del>
          </w:p>
        </w:tc>
        <w:tc>
          <w:tcPr>
            <w:tcW w:w="0" w:type="auto"/>
          </w:tcPr>
          <w:p w14:paraId="1E07418F" w14:textId="77777777" w:rsidR="00B0438F" w:rsidRDefault="00000000">
            <w:pPr>
              <w:pStyle w:val="Compact"/>
              <w:rPr>
                <w:del w:id="2431" w:author="Bermond Scoggins" w:date="2024-05-11T21:45:00Z"/>
              </w:rPr>
            </w:pPr>
            <w:del w:id="2432" w:author="Bermond Scoggins" w:date="2024-05-11T21:45:00Z">
              <w:r>
                <w:delText>IR</w:delText>
              </w:r>
            </w:del>
          </w:p>
        </w:tc>
        <w:tc>
          <w:tcPr>
            <w:tcW w:w="0" w:type="auto"/>
          </w:tcPr>
          <w:p w14:paraId="176ABDE7" w14:textId="77777777" w:rsidR="00B0438F" w:rsidRDefault="00000000">
            <w:pPr>
              <w:pStyle w:val="Compact"/>
              <w:rPr>
                <w:del w:id="2433" w:author="Bermond Scoggins" w:date="2024-05-11T21:45:00Z"/>
              </w:rPr>
            </w:pPr>
            <w:del w:id="2434" w:author="Bermond Scoggins" w:date="2024-05-11T21:45:00Z">
              <w:r>
                <w:delText>167</w:delText>
              </w:r>
            </w:del>
          </w:p>
        </w:tc>
        <w:tc>
          <w:tcPr>
            <w:tcW w:w="0" w:type="auto"/>
          </w:tcPr>
          <w:p w14:paraId="75040E2C" w14:textId="77777777" w:rsidR="00B0438F" w:rsidRDefault="00000000">
            <w:pPr>
              <w:pStyle w:val="Compact"/>
              <w:rPr>
                <w:del w:id="2435" w:author="Bermond Scoggins" w:date="2024-05-11T21:45:00Z"/>
              </w:rPr>
            </w:pPr>
            <w:del w:id="2436" w:author="Bermond Scoggins" w:date="2024-05-11T21:45:00Z">
              <w:r>
                <w:delText>1.357</w:delText>
              </w:r>
            </w:del>
          </w:p>
        </w:tc>
        <w:tc>
          <w:tcPr>
            <w:tcW w:w="0" w:type="auto"/>
          </w:tcPr>
          <w:p w14:paraId="37A0A439" w14:textId="77777777" w:rsidR="00B0438F" w:rsidRDefault="00000000">
            <w:pPr>
              <w:pStyle w:val="Compact"/>
              <w:rPr>
                <w:del w:id="2437" w:author="Bermond Scoggins" w:date="2024-05-11T21:45:00Z"/>
              </w:rPr>
            </w:pPr>
            <w:del w:id="2438" w:author="Bermond Scoggins" w:date="2024-05-11T21:45:00Z">
              <w:r>
                <w:delText>Q3</w:delText>
              </w:r>
            </w:del>
          </w:p>
        </w:tc>
      </w:tr>
      <w:tr w:rsidR="00B0438F" w14:paraId="48BA7092" w14:textId="77777777">
        <w:trPr>
          <w:del w:id="2439" w:author="Bermond Scoggins" w:date="2024-05-11T21:45:00Z"/>
        </w:trPr>
        <w:tc>
          <w:tcPr>
            <w:tcW w:w="0" w:type="auto"/>
          </w:tcPr>
          <w:p w14:paraId="3ED1BD1B" w14:textId="77777777" w:rsidR="00B0438F" w:rsidRDefault="00000000">
            <w:pPr>
              <w:pStyle w:val="Compact"/>
              <w:rPr>
                <w:del w:id="2440" w:author="Bermond Scoggins" w:date="2024-05-11T21:45:00Z"/>
              </w:rPr>
            </w:pPr>
            <w:del w:id="2441" w:author="Bermond Scoggins" w:date="2024-05-11T21:45:00Z">
              <w:r>
                <w:delText>Journal Of Contemporary European Studies</w:delText>
              </w:r>
            </w:del>
          </w:p>
        </w:tc>
        <w:tc>
          <w:tcPr>
            <w:tcW w:w="0" w:type="auto"/>
          </w:tcPr>
          <w:p w14:paraId="0F507793" w14:textId="77777777" w:rsidR="00B0438F" w:rsidRDefault="00000000">
            <w:pPr>
              <w:pStyle w:val="Compact"/>
              <w:rPr>
                <w:del w:id="2442" w:author="Bermond Scoggins" w:date="2024-05-11T21:45:00Z"/>
              </w:rPr>
            </w:pPr>
            <w:del w:id="2443" w:author="Bermond Scoggins" w:date="2024-05-11T21:45:00Z">
              <w:r>
                <w:delText>IR</w:delText>
              </w:r>
            </w:del>
          </w:p>
        </w:tc>
        <w:tc>
          <w:tcPr>
            <w:tcW w:w="0" w:type="auto"/>
          </w:tcPr>
          <w:p w14:paraId="1D07EFD0" w14:textId="77777777" w:rsidR="00B0438F" w:rsidRDefault="00000000">
            <w:pPr>
              <w:pStyle w:val="Compact"/>
              <w:rPr>
                <w:del w:id="2444" w:author="Bermond Scoggins" w:date="2024-05-11T21:45:00Z"/>
              </w:rPr>
            </w:pPr>
            <w:del w:id="2445" w:author="Bermond Scoggins" w:date="2024-05-11T21:45:00Z">
              <w:r>
                <w:delText>455</w:delText>
              </w:r>
            </w:del>
          </w:p>
        </w:tc>
        <w:tc>
          <w:tcPr>
            <w:tcW w:w="0" w:type="auto"/>
          </w:tcPr>
          <w:p w14:paraId="5487B4E2" w14:textId="77777777" w:rsidR="00B0438F" w:rsidRDefault="00000000">
            <w:pPr>
              <w:pStyle w:val="Compact"/>
              <w:rPr>
                <w:del w:id="2446" w:author="Bermond Scoggins" w:date="2024-05-11T21:45:00Z"/>
              </w:rPr>
            </w:pPr>
            <w:del w:id="2447" w:author="Bermond Scoggins" w:date="2024-05-11T21:45:00Z">
              <w:r>
                <w:delText>1.355</w:delText>
              </w:r>
            </w:del>
          </w:p>
        </w:tc>
        <w:tc>
          <w:tcPr>
            <w:tcW w:w="0" w:type="auto"/>
          </w:tcPr>
          <w:p w14:paraId="75333663" w14:textId="77777777" w:rsidR="00B0438F" w:rsidRDefault="00000000">
            <w:pPr>
              <w:pStyle w:val="Compact"/>
              <w:rPr>
                <w:del w:id="2448" w:author="Bermond Scoggins" w:date="2024-05-11T21:45:00Z"/>
              </w:rPr>
            </w:pPr>
            <w:del w:id="2449" w:author="Bermond Scoggins" w:date="2024-05-11T21:45:00Z">
              <w:r>
                <w:delText>Q3</w:delText>
              </w:r>
            </w:del>
          </w:p>
        </w:tc>
      </w:tr>
      <w:tr w:rsidR="00B0438F" w14:paraId="058DD5C7" w14:textId="77777777">
        <w:trPr>
          <w:del w:id="2450" w:author="Bermond Scoggins" w:date="2024-05-11T21:45:00Z"/>
        </w:trPr>
        <w:tc>
          <w:tcPr>
            <w:tcW w:w="0" w:type="auto"/>
          </w:tcPr>
          <w:p w14:paraId="337D6D94" w14:textId="77777777" w:rsidR="00B0438F" w:rsidRDefault="00000000">
            <w:pPr>
              <w:pStyle w:val="Compact"/>
              <w:rPr>
                <w:del w:id="2451" w:author="Bermond Scoggins" w:date="2024-05-11T21:45:00Z"/>
              </w:rPr>
            </w:pPr>
            <w:del w:id="2452" w:author="Bermond Scoggins" w:date="2024-05-11T21:45:00Z">
              <w:r>
                <w:delText>Intelligence And National Security</w:delText>
              </w:r>
            </w:del>
          </w:p>
        </w:tc>
        <w:tc>
          <w:tcPr>
            <w:tcW w:w="0" w:type="auto"/>
          </w:tcPr>
          <w:p w14:paraId="6DE186C0" w14:textId="77777777" w:rsidR="00B0438F" w:rsidRDefault="00000000">
            <w:pPr>
              <w:pStyle w:val="Compact"/>
              <w:rPr>
                <w:del w:id="2453" w:author="Bermond Scoggins" w:date="2024-05-11T21:45:00Z"/>
              </w:rPr>
            </w:pPr>
            <w:del w:id="2454" w:author="Bermond Scoggins" w:date="2024-05-11T21:45:00Z">
              <w:r>
                <w:delText>IR</w:delText>
              </w:r>
            </w:del>
          </w:p>
        </w:tc>
        <w:tc>
          <w:tcPr>
            <w:tcW w:w="0" w:type="auto"/>
          </w:tcPr>
          <w:p w14:paraId="7FFB7898" w14:textId="77777777" w:rsidR="00B0438F" w:rsidRDefault="00000000">
            <w:pPr>
              <w:pStyle w:val="Compact"/>
              <w:rPr>
                <w:del w:id="2455" w:author="Bermond Scoggins" w:date="2024-05-11T21:45:00Z"/>
              </w:rPr>
            </w:pPr>
            <w:del w:id="2456" w:author="Bermond Scoggins" w:date="2024-05-11T21:45:00Z">
              <w:r>
                <w:delText>903</w:delText>
              </w:r>
            </w:del>
          </w:p>
        </w:tc>
        <w:tc>
          <w:tcPr>
            <w:tcW w:w="0" w:type="auto"/>
          </w:tcPr>
          <w:p w14:paraId="6D4E615E" w14:textId="77777777" w:rsidR="00B0438F" w:rsidRDefault="00000000">
            <w:pPr>
              <w:pStyle w:val="Compact"/>
              <w:rPr>
                <w:del w:id="2457" w:author="Bermond Scoggins" w:date="2024-05-11T21:45:00Z"/>
              </w:rPr>
            </w:pPr>
            <w:del w:id="2458" w:author="Bermond Scoggins" w:date="2024-05-11T21:45:00Z">
              <w:r>
                <w:delText>1.326</w:delText>
              </w:r>
            </w:del>
          </w:p>
        </w:tc>
        <w:tc>
          <w:tcPr>
            <w:tcW w:w="0" w:type="auto"/>
          </w:tcPr>
          <w:p w14:paraId="72FA409E" w14:textId="77777777" w:rsidR="00B0438F" w:rsidRDefault="00000000">
            <w:pPr>
              <w:pStyle w:val="Compact"/>
              <w:rPr>
                <w:del w:id="2459" w:author="Bermond Scoggins" w:date="2024-05-11T21:45:00Z"/>
              </w:rPr>
            </w:pPr>
            <w:del w:id="2460" w:author="Bermond Scoggins" w:date="2024-05-11T21:45:00Z">
              <w:r>
                <w:delText>Q3</w:delText>
              </w:r>
            </w:del>
          </w:p>
        </w:tc>
      </w:tr>
      <w:tr w:rsidR="00B0438F" w14:paraId="155DEE27" w14:textId="77777777">
        <w:trPr>
          <w:del w:id="2461" w:author="Bermond Scoggins" w:date="2024-05-11T21:45:00Z"/>
        </w:trPr>
        <w:tc>
          <w:tcPr>
            <w:tcW w:w="0" w:type="auto"/>
          </w:tcPr>
          <w:p w14:paraId="2D4EE7D2" w14:textId="77777777" w:rsidR="00B0438F" w:rsidRDefault="00000000">
            <w:pPr>
              <w:pStyle w:val="Compact"/>
              <w:rPr>
                <w:del w:id="2462" w:author="Bermond Scoggins" w:date="2024-05-11T21:45:00Z"/>
              </w:rPr>
            </w:pPr>
            <w:del w:id="2463" w:author="Bermond Scoggins" w:date="2024-05-11T21:45:00Z">
              <w:r>
                <w:delText>Contemporary Southeast Asia</w:delText>
              </w:r>
            </w:del>
          </w:p>
        </w:tc>
        <w:tc>
          <w:tcPr>
            <w:tcW w:w="0" w:type="auto"/>
          </w:tcPr>
          <w:p w14:paraId="4720236D" w14:textId="77777777" w:rsidR="00B0438F" w:rsidRDefault="00000000">
            <w:pPr>
              <w:pStyle w:val="Compact"/>
              <w:rPr>
                <w:del w:id="2464" w:author="Bermond Scoggins" w:date="2024-05-11T21:45:00Z"/>
              </w:rPr>
            </w:pPr>
            <w:del w:id="2465" w:author="Bermond Scoggins" w:date="2024-05-11T21:45:00Z">
              <w:r>
                <w:delText>IR</w:delText>
              </w:r>
            </w:del>
          </w:p>
        </w:tc>
        <w:tc>
          <w:tcPr>
            <w:tcW w:w="0" w:type="auto"/>
          </w:tcPr>
          <w:p w14:paraId="36FBF905" w14:textId="77777777" w:rsidR="00B0438F" w:rsidRDefault="00000000">
            <w:pPr>
              <w:pStyle w:val="Compact"/>
              <w:rPr>
                <w:del w:id="2466" w:author="Bermond Scoggins" w:date="2024-05-11T21:45:00Z"/>
              </w:rPr>
            </w:pPr>
            <w:del w:id="2467" w:author="Bermond Scoggins" w:date="2024-05-11T21:45:00Z">
              <w:r>
                <w:delText>513</w:delText>
              </w:r>
            </w:del>
          </w:p>
        </w:tc>
        <w:tc>
          <w:tcPr>
            <w:tcW w:w="0" w:type="auto"/>
          </w:tcPr>
          <w:p w14:paraId="7B8D0849" w14:textId="77777777" w:rsidR="00B0438F" w:rsidRDefault="00000000">
            <w:pPr>
              <w:pStyle w:val="Compact"/>
              <w:rPr>
                <w:del w:id="2468" w:author="Bermond Scoggins" w:date="2024-05-11T21:45:00Z"/>
              </w:rPr>
            </w:pPr>
            <w:del w:id="2469" w:author="Bermond Scoggins" w:date="2024-05-11T21:45:00Z">
              <w:r>
                <w:delText>1.3</w:delText>
              </w:r>
            </w:del>
          </w:p>
        </w:tc>
        <w:tc>
          <w:tcPr>
            <w:tcW w:w="0" w:type="auto"/>
          </w:tcPr>
          <w:p w14:paraId="6C83BFB2" w14:textId="77777777" w:rsidR="00B0438F" w:rsidRDefault="00000000">
            <w:pPr>
              <w:pStyle w:val="Compact"/>
              <w:rPr>
                <w:del w:id="2470" w:author="Bermond Scoggins" w:date="2024-05-11T21:45:00Z"/>
              </w:rPr>
            </w:pPr>
            <w:del w:id="2471" w:author="Bermond Scoggins" w:date="2024-05-11T21:45:00Z">
              <w:r>
                <w:delText>Q3</w:delText>
              </w:r>
            </w:del>
          </w:p>
        </w:tc>
      </w:tr>
      <w:tr w:rsidR="00B0438F" w14:paraId="43297254" w14:textId="77777777">
        <w:trPr>
          <w:del w:id="2472" w:author="Bermond Scoggins" w:date="2024-05-11T21:45:00Z"/>
        </w:trPr>
        <w:tc>
          <w:tcPr>
            <w:tcW w:w="0" w:type="auto"/>
          </w:tcPr>
          <w:p w14:paraId="4F860397" w14:textId="77777777" w:rsidR="00B0438F" w:rsidRDefault="00000000">
            <w:pPr>
              <w:pStyle w:val="Compact"/>
              <w:rPr>
                <w:del w:id="2473" w:author="Bermond Scoggins" w:date="2024-05-11T21:45:00Z"/>
              </w:rPr>
            </w:pPr>
            <w:del w:id="2474" w:author="Bermond Scoggins" w:date="2024-05-11T21:45:00Z">
              <w:r>
                <w:delText>Latin American Politics And Society</w:delText>
              </w:r>
            </w:del>
          </w:p>
        </w:tc>
        <w:tc>
          <w:tcPr>
            <w:tcW w:w="0" w:type="auto"/>
          </w:tcPr>
          <w:p w14:paraId="6344A540" w14:textId="77777777" w:rsidR="00B0438F" w:rsidRDefault="00000000">
            <w:pPr>
              <w:pStyle w:val="Compact"/>
              <w:rPr>
                <w:del w:id="2475" w:author="Bermond Scoggins" w:date="2024-05-11T21:45:00Z"/>
              </w:rPr>
            </w:pPr>
            <w:del w:id="2476" w:author="Bermond Scoggins" w:date="2024-05-11T21:45:00Z">
              <w:r>
                <w:delText>IR</w:delText>
              </w:r>
            </w:del>
          </w:p>
        </w:tc>
        <w:tc>
          <w:tcPr>
            <w:tcW w:w="0" w:type="auto"/>
          </w:tcPr>
          <w:p w14:paraId="5B846995" w14:textId="77777777" w:rsidR="00B0438F" w:rsidRDefault="00000000">
            <w:pPr>
              <w:pStyle w:val="Compact"/>
              <w:rPr>
                <w:del w:id="2477" w:author="Bermond Scoggins" w:date="2024-05-11T21:45:00Z"/>
              </w:rPr>
            </w:pPr>
            <w:del w:id="2478" w:author="Bermond Scoggins" w:date="2024-05-11T21:45:00Z">
              <w:r>
                <w:delText>800</w:delText>
              </w:r>
            </w:del>
          </w:p>
        </w:tc>
        <w:tc>
          <w:tcPr>
            <w:tcW w:w="0" w:type="auto"/>
          </w:tcPr>
          <w:p w14:paraId="01D35119" w14:textId="77777777" w:rsidR="00B0438F" w:rsidRDefault="00000000">
            <w:pPr>
              <w:pStyle w:val="Compact"/>
              <w:rPr>
                <w:del w:id="2479" w:author="Bermond Scoggins" w:date="2024-05-11T21:45:00Z"/>
              </w:rPr>
            </w:pPr>
            <w:del w:id="2480" w:author="Bermond Scoggins" w:date="2024-05-11T21:45:00Z">
              <w:r>
                <w:delText>1.255</w:delText>
              </w:r>
            </w:del>
          </w:p>
        </w:tc>
        <w:tc>
          <w:tcPr>
            <w:tcW w:w="0" w:type="auto"/>
          </w:tcPr>
          <w:p w14:paraId="22DAE900" w14:textId="77777777" w:rsidR="00B0438F" w:rsidRDefault="00000000">
            <w:pPr>
              <w:pStyle w:val="Compact"/>
              <w:rPr>
                <w:del w:id="2481" w:author="Bermond Scoggins" w:date="2024-05-11T21:45:00Z"/>
              </w:rPr>
            </w:pPr>
            <w:del w:id="2482" w:author="Bermond Scoggins" w:date="2024-05-11T21:45:00Z">
              <w:r>
                <w:delText>Q3</w:delText>
              </w:r>
            </w:del>
          </w:p>
        </w:tc>
      </w:tr>
      <w:tr w:rsidR="00B0438F" w14:paraId="33BAFDBA" w14:textId="77777777">
        <w:trPr>
          <w:del w:id="2483" w:author="Bermond Scoggins" w:date="2024-05-11T21:45:00Z"/>
        </w:trPr>
        <w:tc>
          <w:tcPr>
            <w:tcW w:w="0" w:type="auto"/>
          </w:tcPr>
          <w:p w14:paraId="2813DC61" w14:textId="77777777" w:rsidR="00B0438F" w:rsidRDefault="00000000">
            <w:pPr>
              <w:pStyle w:val="Compact"/>
              <w:rPr>
                <w:del w:id="2484" w:author="Bermond Scoggins" w:date="2024-05-11T21:45:00Z"/>
              </w:rPr>
            </w:pPr>
            <w:del w:id="2485" w:author="Bermond Scoggins" w:date="2024-05-11T21:45:00Z">
              <w:r>
                <w:delText>Space Policy</w:delText>
              </w:r>
            </w:del>
          </w:p>
        </w:tc>
        <w:tc>
          <w:tcPr>
            <w:tcW w:w="0" w:type="auto"/>
          </w:tcPr>
          <w:p w14:paraId="1CFA433E" w14:textId="77777777" w:rsidR="00B0438F" w:rsidRDefault="00000000">
            <w:pPr>
              <w:pStyle w:val="Compact"/>
              <w:rPr>
                <w:del w:id="2486" w:author="Bermond Scoggins" w:date="2024-05-11T21:45:00Z"/>
              </w:rPr>
            </w:pPr>
            <w:del w:id="2487" w:author="Bermond Scoggins" w:date="2024-05-11T21:45:00Z">
              <w:r>
                <w:delText>IR</w:delText>
              </w:r>
            </w:del>
          </w:p>
        </w:tc>
        <w:tc>
          <w:tcPr>
            <w:tcW w:w="0" w:type="auto"/>
          </w:tcPr>
          <w:p w14:paraId="47F2585F" w14:textId="77777777" w:rsidR="00B0438F" w:rsidRDefault="00000000">
            <w:pPr>
              <w:pStyle w:val="Compact"/>
              <w:rPr>
                <w:del w:id="2488" w:author="Bermond Scoggins" w:date="2024-05-11T21:45:00Z"/>
              </w:rPr>
            </w:pPr>
            <w:del w:id="2489" w:author="Bermond Scoggins" w:date="2024-05-11T21:45:00Z">
              <w:r>
                <w:delText>427</w:delText>
              </w:r>
            </w:del>
          </w:p>
        </w:tc>
        <w:tc>
          <w:tcPr>
            <w:tcW w:w="0" w:type="auto"/>
          </w:tcPr>
          <w:p w14:paraId="37350CDA" w14:textId="77777777" w:rsidR="00B0438F" w:rsidRDefault="00000000">
            <w:pPr>
              <w:pStyle w:val="Compact"/>
              <w:rPr>
                <w:del w:id="2490" w:author="Bermond Scoggins" w:date="2024-05-11T21:45:00Z"/>
              </w:rPr>
            </w:pPr>
            <w:del w:id="2491" w:author="Bermond Scoggins" w:date="2024-05-11T21:45:00Z">
              <w:r>
                <w:delText>1.231</w:delText>
              </w:r>
            </w:del>
          </w:p>
        </w:tc>
        <w:tc>
          <w:tcPr>
            <w:tcW w:w="0" w:type="auto"/>
          </w:tcPr>
          <w:p w14:paraId="093AE6F5" w14:textId="77777777" w:rsidR="00B0438F" w:rsidRDefault="00000000">
            <w:pPr>
              <w:pStyle w:val="Compact"/>
              <w:rPr>
                <w:del w:id="2492" w:author="Bermond Scoggins" w:date="2024-05-11T21:45:00Z"/>
              </w:rPr>
            </w:pPr>
            <w:del w:id="2493" w:author="Bermond Scoggins" w:date="2024-05-11T21:45:00Z">
              <w:r>
                <w:delText>Q4</w:delText>
              </w:r>
            </w:del>
          </w:p>
        </w:tc>
      </w:tr>
      <w:tr w:rsidR="00B0438F" w14:paraId="668CC711" w14:textId="77777777">
        <w:trPr>
          <w:del w:id="2494" w:author="Bermond Scoggins" w:date="2024-05-11T21:45:00Z"/>
        </w:trPr>
        <w:tc>
          <w:tcPr>
            <w:tcW w:w="0" w:type="auto"/>
          </w:tcPr>
          <w:p w14:paraId="27A48F4E" w14:textId="77777777" w:rsidR="00B0438F" w:rsidRDefault="00000000">
            <w:pPr>
              <w:pStyle w:val="Compact"/>
              <w:rPr>
                <w:del w:id="2495" w:author="Bermond Scoggins" w:date="2024-05-11T21:45:00Z"/>
              </w:rPr>
            </w:pPr>
            <w:del w:id="2496" w:author="Bermond Scoggins" w:date="2024-05-11T21:45:00Z">
              <w:r>
                <w:delText>Revista Brasileira De Politica</w:delText>
              </w:r>
            </w:del>
          </w:p>
        </w:tc>
        <w:tc>
          <w:tcPr>
            <w:tcW w:w="0" w:type="auto"/>
          </w:tcPr>
          <w:p w14:paraId="6F1A68CB" w14:textId="77777777" w:rsidR="00B0438F" w:rsidRDefault="00B0438F">
            <w:pPr>
              <w:pStyle w:val="Compact"/>
              <w:rPr>
                <w:del w:id="2497" w:author="Bermond Scoggins" w:date="2024-05-11T21:45:00Z"/>
              </w:rPr>
            </w:pPr>
          </w:p>
        </w:tc>
        <w:tc>
          <w:tcPr>
            <w:tcW w:w="0" w:type="auto"/>
          </w:tcPr>
          <w:p w14:paraId="63331C32" w14:textId="77777777" w:rsidR="00B0438F" w:rsidRDefault="00B0438F">
            <w:pPr>
              <w:pStyle w:val="Compact"/>
              <w:rPr>
                <w:del w:id="2498" w:author="Bermond Scoggins" w:date="2024-05-11T21:45:00Z"/>
              </w:rPr>
            </w:pPr>
          </w:p>
        </w:tc>
        <w:tc>
          <w:tcPr>
            <w:tcW w:w="0" w:type="auto"/>
          </w:tcPr>
          <w:p w14:paraId="3ACD8BF2" w14:textId="77777777" w:rsidR="00B0438F" w:rsidRDefault="00B0438F">
            <w:pPr>
              <w:pStyle w:val="Compact"/>
              <w:rPr>
                <w:del w:id="2499" w:author="Bermond Scoggins" w:date="2024-05-11T21:45:00Z"/>
              </w:rPr>
            </w:pPr>
          </w:p>
        </w:tc>
        <w:tc>
          <w:tcPr>
            <w:tcW w:w="0" w:type="auto"/>
          </w:tcPr>
          <w:p w14:paraId="7A7E9E53" w14:textId="77777777" w:rsidR="00B0438F" w:rsidRDefault="00B0438F">
            <w:pPr>
              <w:pStyle w:val="Compact"/>
              <w:rPr>
                <w:del w:id="2500" w:author="Bermond Scoggins" w:date="2024-05-11T21:45:00Z"/>
              </w:rPr>
            </w:pPr>
          </w:p>
        </w:tc>
      </w:tr>
      <w:tr w:rsidR="00B0438F" w14:paraId="32E20A88" w14:textId="77777777">
        <w:trPr>
          <w:del w:id="2501" w:author="Bermond Scoggins" w:date="2024-05-11T21:45:00Z"/>
        </w:trPr>
        <w:tc>
          <w:tcPr>
            <w:tcW w:w="0" w:type="auto"/>
          </w:tcPr>
          <w:p w14:paraId="41BDCD30" w14:textId="77777777" w:rsidR="00B0438F" w:rsidRDefault="00000000">
            <w:pPr>
              <w:pStyle w:val="Compact"/>
              <w:rPr>
                <w:del w:id="2502" w:author="Bermond Scoggins" w:date="2024-05-11T21:45:00Z"/>
              </w:rPr>
            </w:pPr>
            <w:del w:id="2503" w:author="Bermond Scoggins" w:date="2024-05-11T21:45:00Z">
              <w:r>
                <w:delText>Internacional</w:delText>
              </w:r>
            </w:del>
          </w:p>
        </w:tc>
        <w:tc>
          <w:tcPr>
            <w:tcW w:w="0" w:type="auto"/>
          </w:tcPr>
          <w:p w14:paraId="29758780" w14:textId="77777777" w:rsidR="00B0438F" w:rsidRDefault="00000000">
            <w:pPr>
              <w:pStyle w:val="Compact"/>
              <w:rPr>
                <w:del w:id="2504" w:author="Bermond Scoggins" w:date="2024-05-11T21:45:00Z"/>
              </w:rPr>
            </w:pPr>
            <w:del w:id="2505" w:author="Bermond Scoggins" w:date="2024-05-11T21:45:00Z">
              <w:r>
                <w:delText>IR</w:delText>
              </w:r>
            </w:del>
          </w:p>
        </w:tc>
        <w:tc>
          <w:tcPr>
            <w:tcW w:w="0" w:type="auto"/>
          </w:tcPr>
          <w:p w14:paraId="1CDC03E8" w14:textId="77777777" w:rsidR="00B0438F" w:rsidRDefault="00000000">
            <w:pPr>
              <w:pStyle w:val="Compact"/>
              <w:rPr>
                <w:del w:id="2506" w:author="Bermond Scoggins" w:date="2024-05-11T21:45:00Z"/>
              </w:rPr>
            </w:pPr>
            <w:del w:id="2507" w:author="Bermond Scoggins" w:date="2024-05-11T21:45:00Z">
              <w:r>
                <w:delText>307</w:delText>
              </w:r>
            </w:del>
          </w:p>
        </w:tc>
        <w:tc>
          <w:tcPr>
            <w:tcW w:w="0" w:type="auto"/>
          </w:tcPr>
          <w:p w14:paraId="3F8E9CEB" w14:textId="77777777" w:rsidR="00B0438F" w:rsidRDefault="00000000">
            <w:pPr>
              <w:pStyle w:val="Compact"/>
              <w:rPr>
                <w:del w:id="2508" w:author="Bermond Scoggins" w:date="2024-05-11T21:45:00Z"/>
              </w:rPr>
            </w:pPr>
            <w:del w:id="2509" w:author="Bermond Scoggins" w:date="2024-05-11T21:45:00Z">
              <w:r>
                <w:delText>1.114</w:delText>
              </w:r>
            </w:del>
          </w:p>
        </w:tc>
        <w:tc>
          <w:tcPr>
            <w:tcW w:w="0" w:type="auto"/>
          </w:tcPr>
          <w:p w14:paraId="5D26C1B4" w14:textId="77777777" w:rsidR="00B0438F" w:rsidRDefault="00000000">
            <w:pPr>
              <w:pStyle w:val="Compact"/>
              <w:rPr>
                <w:del w:id="2510" w:author="Bermond Scoggins" w:date="2024-05-11T21:45:00Z"/>
              </w:rPr>
            </w:pPr>
            <w:del w:id="2511" w:author="Bermond Scoggins" w:date="2024-05-11T21:45:00Z">
              <w:r>
                <w:delText>Q4</w:delText>
              </w:r>
            </w:del>
          </w:p>
        </w:tc>
      </w:tr>
      <w:tr w:rsidR="00B0438F" w14:paraId="4B2DE439" w14:textId="77777777">
        <w:trPr>
          <w:del w:id="2512" w:author="Bermond Scoggins" w:date="2024-05-11T21:45:00Z"/>
        </w:trPr>
        <w:tc>
          <w:tcPr>
            <w:tcW w:w="0" w:type="auto"/>
          </w:tcPr>
          <w:p w14:paraId="24BACBB7" w14:textId="77777777" w:rsidR="00B0438F" w:rsidRDefault="00000000">
            <w:pPr>
              <w:pStyle w:val="Compact"/>
              <w:rPr>
                <w:del w:id="2513" w:author="Bermond Scoggins" w:date="2024-05-11T21:45:00Z"/>
              </w:rPr>
            </w:pPr>
            <w:del w:id="2514" w:author="Bermond Scoggins" w:date="2024-05-11T21:45:00Z">
              <w:r>
                <w:delText>Alternatives</w:delText>
              </w:r>
            </w:del>
          </w:p>
        </w:tc>
        <w:tc>
          <w:tcPr>
            <w:tcW w:w="0" w:type="auto"/>
          </w:tcPr>
          <w:p w14:paraId="2D25E9D3" w14:textId="77777777" w:rsidR="00B0438F" w:rsidRDefault="00000000">
            <w:pPr>
              <w:pStyle w:val="Compact"/>
              <w:rPr>
                <w:del w:id="2515" w:author="Bermond Scoggins" w:date="2024-05-11T21:45:00Z"/>
              </w:rPr>
            </w:pPr>
            <w:del w:id="2516" w:author="Bermond Scoggins" w:date="2024-05-11T21:45:00Z">
              <w:r>
                <w:delText>IR</w:delText>
              </w:r>
            </w:del>
          </w:p>
        </w:tc>
        <w:tc>
          <w:tcPr>
            <w:tcW w:w="0" w:type="auto"/>
          </w:tcPr>
          <w:p w14:paraId="2287FBED" w14:textId="77777777" w:rsidR="00B0438F" w:rsidRDefault="00000000">
            <w:pPr>
              <w:pStyle w:val="Compact"/>
              <w:rPr>
                <w:del w:id="2517" w:author="Bermond Scoggins" w:date="2024-05-11T21:45:00Z"/>
              </w:rPr>
            </w:pPr>
            <w:del w:id="2518" w:author="Bermond Scoggins" w:date="2024-05-11T21:45:00Z">
              <w:r>
                <w:delText>686</w:delText>
              </w:r>
            </w:del>
          </w:p>
        </w:tc>
        <w:tc>
          <w:tcPr>
            <w:tcW w:w="0" w:type="auto"/>
          </w:tcPr>
          <w:p w14:paraId="55D87662" w14:textId="77777777" w:rsidR="00B0438F" w:rsidRDefault="00000000">
            <w:pPr>
              <w:pStyle w:val="Compact"/>
              <w:rPr>
                <w:del w:id="2519" w:author="Bermond Scoggins" w:date="2024-05-11T21:45:00Z"/>
              </w:rPr>
            </w:pPr>
            <w:del w:id="2520" w:author="Bermond Scoggins" w:date="2024-05-11T21:45:00Z">
              <w:r>
                <w:delText>1.095</w:delText>
              </w:r>
            </w:del>
          </w:p>
        </w:tc>
        <w:tc>
          <w:tcPr>
            <w:tcW w:w="0" w:type="auto"/>
          </w:tcPr>
          <w:p w14:paraId="6C426BC9" w14:textId="77777777" w:rsidR="00B0438F" w:rsidRDefault="00000000">
            <w:pPr>
              <w:pStyle w:val="Compact"/>
              <w:rPr>
                <w:del w:id="2521" w:author="Bermond Scoggins" w:date="2024-05-11T21:45:00Z"/>
              </w:rPr>
            </w:pPr>
            <w:del w:id="2522" w:author="Bermond Scoggins" w:date="2024-05-11T21:45:00Z">
              <w:r>
                <w:delText>Q4</w:delText>
              </w:r>
            </w:del>
          </w:p>
        </w:tc>
      </w:tr>
      <w:tr w:rsidR="00B0438F" w14:paraId="0C5BB638" w14:textId="77777777">
        <w:trPr>
          <w:del w:id="2523" w:author="Bermond Scoggins" w:date="2024-05-11T21:45:00Z"/>
        </w:trPr>
        <w:tc>
          <w:tcPr>
            <w:tcW w:w="0" w:type="auto"/>
          </w:tcPr>
          <w:p w14:paraId="3A992F41" w14:textId="77777777" w:rsidR="00B0438F" w:rsidRDefault="00000000">
            <w:pPr>
              <w:pStyle w:val="Compact"/>
              <w:rPr>
                <w:del w:id="2524" w:author="Bermond Scoggins" w:date="2024-05-11T21:45:00Z"/>
              </w:rPr>
            </w:pPr>
            <w:del w:id="2525" w:author="Bermond Scoggins" w:date="2024-05-11T21:45:00Z">
              <w:r>
                <w:delText>Communist And Post-Communist Studies</w:delText>
              </w:r>
            </w:del>
          </w:p>
        </w:tc>
        <w:tc>
          <w:tcPr>
            <w:tcW w:w="0" w:type="auto"/>
          </w:tcPr>
          <w:p w14:paraId="21B6B492" w14:textId="77777777" w:rsidR="00B0438F" w:rsidRDefault="00000000">
            <w:pPr>
              <w:pStyle w:val="Compact"/>
              <w:rPr>
                <w:del w:id="2526" w:author="Bermond Scoggins" w:date="2024-05-11T21:45:00Z"/>
              </w:rPr>
            </w:pPr>
            <w:del w:id="2527" w:author="Bermond Scoggins" w:date="2024-05-11T21:45:00Z">
              <w:r>
                <w:delText>IR</w:delText>
              </w:r>
            </w:del>
          </w:p>
        </w:tc>
        <w:tc>
          <w:tcPr>
            <w:tcW w:w="0" w:type="auto"/>
          </w:tcPr>
          <w:p w14:paraId="793A045A" w14:textId="77777777" w:rsidR="00B0438F" w:rsidRDefault="00000000">
            <w:pPr>
              <w:pStyle w:val="Compact"/>
              <w:rPr>
                <w:del w:id="2528" w:author="Bermond Scoggins" w:date="2024-05-11T21:45:00Z"/>
              </w:rPr>
            </w:pPr>
            <w:del w:id="2529" w:author="Bermond Scoggins" w:date="2024-05-11T21:45:00Z">
              <w:r>
                <w:delText>869</w:delText>
              </w:r>
            </w:del>
          </w:p>
        </w:tc>
        <w:tc>
          <w:tcPr>
            <w:tcW w:w="0" w:type="auto"/>
          </w:tcPr>
          <w:p w14:paraId="41C5DD31" w14:textId="77777777" w:rsidR="00B0438F" w:rsidRDefault="00000000">
            <w:pPr>
              <w:pStyle w:val="Compact"/>
              <w:rPr>
                <w:del w:id="2530" w:author="Bermond Scoggins" w:date="2024-05-11T21:45:00Z"/>
              </w:rPr>
            </w:pPr>
            <w:del w:id="2531" w:author="Bermond Scoggins" w:date="2024-05-11T21:45:00Z">
              <w:r>
                <w:delText>1.062</w:delText>
              </w:r>
            </w:del>
          </w:p>
        </w:tc>
        <w:tc>
          <w:tcPr>
            <w:tcW w:w="0" w:type="auto"/>
          </w:tcPr>
          <w:p w14:paraId="5EC37B3D" w14:textId="77777777" w:rsidR="00B0438F" w:rsidRDefault="00000000">
            <w:pPr>
              <w:pStyle w:val="Compact"/>
              <w:rPr>
                <w:del w:id="2532" w:author="Bermond Scoggins" w:date="2024-05-11T21:45:00Z"/>
              </w:rPr>
            </w:pPr>
            <w:del w:id="2533" w:author="Bermond Scoggins" w:date="2024-05-11T21:45:00Z">
              <w:r>
                <w:delText>Q4</w:delText>
              </w:r>
            </w:del>
          </w:p>
        </w:tc>
      </w:tr>
      <w:tr w:rsidR="00B0438F" w14:paraId="614F403E" w14:textId="77777777">
        <w:trPr>
          <w:del w:id="2534" w:author="Bermond Scoggins" w:date="2024-05-11T21:45:00Z"/>
        </w:trPr>
        <w:tc>
          <w:tcPr>
            <w:tcW w:w="0" w:type="auto"/>
          </w:tcPr>
          <w:p w14:paraId="356A3AC4" w14:textId="77777777" w:rsidR="00B0438F" w:rsidRDefault="00000000">
            <w:pPr>
              <w:pStyle w:val="Compact"/>
              <w:rPr>
                <w:del w:id="2535" w:author="Bermond Scoggins" w:date="2024-05-11T21:45:00Z"/>
              </w:rPr>
            </w:pPr>
            <w:del w:id="2536" w:author="Bermond Scoggins" w:date="2024-05-11T21:45:00Z">
              <w:r>
                <w:delText>Journal Of World Trade</w:delText>
              </w:r>
            </w:del>
          </w:p>
        </w:tc>
        <w:tc>
          <w:tcPr>
            <w:tcW w:w="0" w:type="auto"/>
          </w:tcPr>
          <w:p w14:paraId="475D426D" w14:textId="77777777" w:rsidR="00B0438F" w:rsidRDefault="00000000">
            <w:pPr>
              <w:pStyle w:val="Compact"/>
              <w:rPr>
                <w:del w:id="2537" w:author="Bermond Scoggins" w:date="2024-05-11T21:45:00Z"/>
              </w:rPr>
            </w:pPr>
            <w:del w:id="2538" w:author="Bermond Scoggins" w:date="2024-05-11T21:45:00Z">
              <w:r>
                <w:delText>IR</w:delText>
              </w:r>
            </w:del>
          </w:p>
        </w:tc>
        <w:tc>
          <w:tcPr>
            <w:tcW w:w="0" w:type="auto"/>
          </w:tcPr>
          <w:p w14:paraId="5FCA258A" w14:textId="77777777" w:rsidR="00B0438F" w:rsidRDefault="00000000">
            <w:pPr>
              <w:pStyle w:val="Compact"/>
              <w:rPr>
                <w:del w:id="2539" w:author="Bermond Scoggins" w:date="2024-05-11T21:45:00Z"/>
              </w:rPr>
            </w:pPr>
            <w:del w:id="2540" w:author="Bermond Scoggins" w:date="2024-05-11T21:45:00Z">
              <w:r>
                <w:delText>452</w:delText>
              </w:r>
            </w:del>
          </w:p>
        </w:tc>
        <w:tc>
          <w:tcPr>
            <w:tcW w:w="0" w:type="auto"/>
          </w:tcPr>
          <w:p w14:paraId="690F0615" w14:textId="77777777" w:rsidR="00B0438F" w:rsidRDefault="00000000">
            <w:pPr>
              <w:pStyle w:val="Compact"/>
              <w:rPr>
                <w:del w:id="2541" w:author="Bermond Scoggins" w:date="2024-05-11T21:45:00Z"/>
              </w:rPr>
            </w:pPr>
            <w:del w:id="2542" w:author="Bermond Scoggins" w:date="2024-05-11T21:45:00Z">
              <w:r>
                <w:delText>0.977</w:delText>
              </w:r>
            </w:del>
          </w:p>
        </w:tc>
        <w:tc>
          <w:tcPr>
            <w:tcW w:w="0" w:type="auto"/>
          </w:tcPr>
          <w:p w14:paraId="00694380" w14:textId="77777777" w:rsidR="00B0438F" w:rsidRDefault="00000000">
            <w:pPr>
              <w:pStyle w:val="Compact"/>
              <w:rPr>
                <w:del w:id="2543" w:author="Bermond Scoggins" w:date="2024-05-11T21:45:00Z"/>
              </w:rPr>
            </w:pPr>
            <w:del w:id="2544" w:author="Bermond Scoggins" w:date="2024-05-11T21:45:00Z">
              <w:r>
                <w:delText>Q4</w:delText>
              </w:r>
            </w:del>
          </w:p>
        </w:tc>
      </w:tr>
      <w:tr w:rsidR="00B0438F" w14:paraId="783B0E7C" w14:textId="77777777">
        <w:trPr>
          <w:del w:id="2545" w:author="Bermond Scoggins" w:date="2024-05-11T21:45:00Z"/>
        </w:trPr>
        <w:tc>
          <w:tcPr>
            <w:tcW w:w="0" w:type="auto"/>
          </w:tcPr>
          <w:p w14:paraId="386073F3" w14:textId="77777777" w:rsidR="00B0438F" w:rsidRDefault="00000000">
            <w:pPr>
              <w:pStyle w:val="Compact"/>
              <w:rPr>
                <w:del w:id="2546" w:author="Bermond Scoggins" w:date="2024-05-11T21:45:00Z"/>
              </w:rPr>
            </w:pPr>
            <w:del w:id="2547" w:author="Bermond Scoggins" w:date="2024-05-11T21:45:00Z">
              <w:r>
                <w:delText>Global Governance</w:delText>
              </w:r>
            </w:del>
          </w:p>
        </w:tc>
        <w:tc>
          <w:tcPr>
            <w:tcW w:w="0" w:type="auto"/>
          </w:tcPr>
          <w:p w14:paraId="674D08F1" w14:textId="77777777" w:rsidR="00B0438F" w:rsidRDefault="00000000">
            <w:pPr>
              <w:pStyle w:val="Compact"/>
              <w:rPr>
                <w:del w:id="2548" w:author="Bermond Scoggins" w:date="2024-05-11T21:45:00Z"/>
              </w:rPr>
            </w:pPr>
            <w:del w:id="2549" w:author="Bermond Scoggins" w:date="2024-05-11T21:45:00Z">
              <w:r>
                <w:delText>IR</w:delText>
              </w:r>
            </w:del>
          </w:p>
        </w:tc>
        <w:tc>
          <w:tcPr>
            <w:tcW w:w="0" w:type="auto"/>
          </w:tcPr>
          <w:p w14:paraId="115CF353" w14:textId="77777777" w:rsidR="00B0438F" w:rsidRDefault="00000000">
            <w:pPr>
              <w:pStyle w:val="Compact"/>
              <w:rPr>
                <w:del w:id="2550" w:author="Bermond Scoggins" w:date="2024-05-11T21:45:00Z"/>
              </w:rPr>
            </w:pPr>
            <w:del w:id="2551" w:author="Bermond Scoggins" w:date="2024-05-11T21:45:00Z">
              <w:r>
                <w:delText>1,123</w:delText>
              </w:r>
            </w:del>
          </w:p>
        </w:tc>
        <w:tc>
          <w:tcPr>
            <w:tcW w:w="0" w:type="auto"/>
          </w:tcPr>
          <w:p w14:paraId="35EF6E9A" w14:textId="77777777" w:rsidR="00B0438F" w:rsidRDefault="00000000">
            <w:pPr>
              <w:pStyle w:val="Compact"/>
              <w:rPr>
                <w:del w:id="2552" w:author="Bermond Scoggins" w:date="2024-05-11T21:45:00Z"/>
              </w:rPr>
            </w:pPr>
            <w:del w:id="2553" w:author="Bermond Scoggins" w:date="2024-05-11T21:45:00Z">
              <w:r>
                <w:delText>0.877</w:delText>
              </w:r>
            </w:del>
          </w:p>
        </w:tc>
        <w:tc>
          <w:tcPr>
            <w:tcW w:w="0" w:type="auto"/>
          </w:tcPr>
          <w:p w14:paraId="3D72CD4E" w14:textId="77777777" w:rsidR="00B0438F" w:rsidRDefault="00000000">
            <w:pPr>
              <w:pStyle w:val="Compact"/>
              <w:rPr>
                <w:del w:id="2554" w:author="Bermond Scoggins" w:date="2024-05-11T21:45:00Z"/>
              </w:rPr>
            </w:pPr>
            <w:del w:id="2555" w:author="Bermond Scoggins" w:date="2024-05-11T21:45:00Z">
              <w:r>
                <w:delText>Q4</w:delText>
              </w:r>
            </w:del>
          </w:p>
        </w:tc>
      </w:tr>
      <w:tr w:rsidR="00B0438F" w14:paraId="7E6CF633" w14:textId="77777777">
        <w:trPr>
          <w:del w:id="2556" w:author="Bermond Scoggins" w:date="2024-05-11T21:45:00Z"/>
        </w:trPr>
        <w:tc>
          <w:tcPr>
            <w:tcW w:w="0" w:type="auto"/>
          </w:tcPr>
          <w:p w14:paraId="0CA7B37F" w14:textId="77777777" w:rsidR="00B0438F" w:rsidRDefault="00000000">
            <w:pPr>
              <w:pStyle w:val="Compact"/>
              <w:rPr>
                <w:del w:id="2557" w:author="Bermond Scoggins" w:date="2024-05-11T21:45:00Z"/>
              </w:rPr>
            </w:pPr>
            <w:del w:id="2558" w:author="Bermond Scoggins" w:date="2024-05-11T21:45:00Z">
              <w:r>
                <w:delText>International Politics</w:delText>
              </w:r>
            </w:del>
          </w:p>
        </w:tc>
        <w:tc>
          <w:tcPr>
            <w:tcW w:w="0" w:type="auto"/>
          </w:tcPr>
          <w:p w14:paraId="189DB9C6" w14:textId="77777777" w:rsidR="00B0438F" w:rsidRDefault="00000000">
            <w:pPr>
              <w:pStyle w:val="Compact"/>
              <w:rPr>
                <w:del w:id="2559" w:author="Bermond Scoggins" w:date="2024-05-11T21:45:00Z"/>
              </w:rPr>
            </w:pPr>
            <w:del w:id="2560" w:author="Bermond Scoggins" w:date="2024-05-11T21:45:00Z">
              <w:r>
                <w:delText>IR</w:delText>
              </w:r>
            </w:del>
          </w:p>
        </w:tc>
        <w:tc>
          <w:tcPr>
            <w:tcW w:w="0" w:type="auto"/>
          </w:tcPr>
          <w:p w14:paraId="75ECA1F7" w14:textId="77777777" w:rsidR="00B0438F" w:rsidRDefault="00000000">
            <w:pPr>
              <w:pStyle w:val="Compact"/>
              <w:rPr>
                <w:del w:id="2561" w:author="Bermond Scoggins" w:date="2024-05-11T21:45:00Z"/>
              </w:rPr>
            </w:pPr>
            <w:del w:id="2562" w:author="Bermond Scoggins" w:date="2024-05-11T21:45:00Z">
              <w:r>
                <w:delText>653</w:delText>
              </w:r>
            </w:del>
          </w:p>
        </w:tc>
        <w:tc>
          <w:tcPr>
            <w:tcW w:w="0" w:type="auto"/>
          </w:tcPr>
          <w:p w14:paraId="120E740C" w14:textId="77777777" w:rsidR="00B0438F" w:rsidRDefault="00000000">
            <w:pPr>
              <w:pStyle w:val="Compact"/>
              <w:rPr>
                <w:del w:id="2563" w:author="Bermond Scoggins" w:date="2024-05-11T21:45:00Z"/>
              </w:rPr>
            </w:pPr>
            <w:del w:id="2564" w:author="Bermond Scoggins" w:date="2024-05-11T21:45:00Z">
              <w:r>
                <w:delText>0.874</w:delText>
              </w:r>
            </w:del>
          </w:p>
        </w:tc>
        <w:tc>
          <w:tcPr>
            <w:tcW w:w="0" w:type="auto"/>
          </w:tcPr>
          <w:p w14:paraId="4F86B8D0" w14:textId="77777777" w:rsidR="00B0438F" w:rsidRDefault="00000000">
            <w:pPr>
              <w:pStyle w:val="Compact"/>
              <w:rPr>
                <w:del w:id="2565" w:author="Bermond Scoggins" w:date="2024-05-11T21:45:00Z"/>
              </w:rPr>
            </w:pPr>
            <w:del w:id="2566" w:author="Bermond Scoggins" w:date="2024-05-11T21:45:00Z">
              <w:r>
                <w:delText>Q4</w:delText>
              </w:r>
            </w:del>
          </w:p>
        </w:tc>
      </w:tr>
      <w:tr w:rsidR="00B0438F" w14:paraId="3D5381AB" w14:textId="77777777">
        <w:trPr>
          <w:del w:id="2567" w:author="Bermond Scoggins" w:date="2024-05-11T21:45:00Z"/>
        </w:trPr>
        <w:tc>
          <w:tcPr>
            <w:tcW w:w="0" w:type="auto"/>
          </w:tcPr>
          <w:p w14:paraId="352DFF49" w14:textId="77777777" w:rsidR="00B0438F" w:rsidRDefault="00000000">
            <w:pPr>
              <w:pStyle w:val="Compact"/>
              <w:rPr>
                <w:del w:id="2568" w:author="Bermond Scoggins" w:date="2024-05-11T21:45:00Z"/>
              </w:rPr>
            </w:pPr>
            <w:del w:id="2569" w:author="Bermond Scoggins" w:date="2024-05-11T21:45:00Z">
              <w:r>
                <w:delText>International Journal</w:delText>
              </w:r>
            </w:del>
          </w:p>
        </w:tc>
        <w:tc>
          <w:tcPr>
            <w:tcW w:w="0" w:type="auto"/>
          </w:tcPr>
          <w:p w14:paraId="40A757A1" w14:textId="77777777" w:rsidR="00B0438F" w:rsidRDefault="00000000">
            <w:pPr>
              <w:pStyle w:val="Compact"/>
              <w:rPr>
                <w:del w:id="2570" w:author="Bermond Scoggins" w:date="2024-05-11T21:45:00Z"/>
              </w:rPr>
            </w:pPr>
            <w:del w:id="2571" w:author="Bermond Scoggins" w:date="2024-05-11T21:45:00Z">
              <w:r>
                <w:delText>IR</w:delText>
              </w:r>
            </w:del>
          </w:p>
        </w:tc>
        <w:tc>
          <w:tcPr>
            <w:tcW w:w="0" w:type="auto"/>
          </w:tcPr>
          <w:p w14:paraId="6ED99998" w14:textId="77777777" w:rsidR="00B0438F" w:rsidRDefault="00000000">
            <w:pPr>
              <w:pStyle w:val="Compact"/>
              <w:rPr>
                <w:del w:id="2572" w:author="Bermond Scoggins" w:date="2024-05-11T21:45:00Z"/>
              </w:rPr>
            </w:pPr>
            <w:del w:id="2573" w:author="Bermond Scoggins" w:date="2024-05-11T21:45:00Z">
              <w:r>
                <w:delText>513</w:delText>
              </w:r>
            </w:del>
          </w:p>
        </w:tc>
        <w:tc>
          <w:tcPr>
            <w:tcW w:w="0" w:type="auto"/>
          </w:tcPr>
          <w:p w14:paraId="2CE661D1" w14:textId="77777777" w:rsidR="00B0438F" w:rsidRDefault="00000000">
            <w:pPr>
              <w:pStyle w:val="Compact"/>
              <w:rPr>
                <w:del w:id="2574" w:author="Bermond Scoggins" w:date="2024-05-11T21:45:00Z"/>
              </w:rPr>
            </w:pPr>
            <w:del w:id="2575" w:author="Bermond Scoggins" w:date="2024-05-11T21:45:00Z">
              <w:r>
                <w:delText>0.836</w:delText>
              </w:r>
            </w:del>
          </w:p>
        </w:tc>
        <w:tc>
          <w:tcPr>
            <w:tcW w:w="0" w:type="auto"/>
          </w:tcPr>
          <w:p w14:paraId="1D4363AC" w14:textId="77777777" w:rsidR="00B0438F" w:rsidRDefault="00000000">
            <w:pPr>
              <w:pStyle w:val="Compact"/>
              <w:rPr>
                <w:del w:id="2576" w:author="Bermond Scoggins" w:date="2024-05-11T21:45:00Z"/>
              </w:rPr>
            </w:pPr>
            <w:del w:id="2577" w:author="Bermond Scoggins" w:date="2024-05-11T21:45:00Z">
              <w:r>
                <w:delText>Q4</w:delText>
              </w:r>
            </w:del>
          </w:p>
        </w:tc>
      </w:tr>
      <w:tr w:rsidR="00B0438F" w14:paraId="63A252B6" w14:textId="77777777">
        <w:trPr>
          <w:del w:id="2578" w:author="Bermond Scoggins" w:date="2024-05-11T21:45:00Z"/>
        </w:trPr>
        <w:tc>
          <w:tcPr>
            <w:tcW w:w="0" w:type="auto"/>
          </w:tcPr>
          <w:p w14:paraId="47A26233" w14:textId="77777777" w:rsidR="00B0438F" w:rsidRDefault="00000000">
            <w:pPr>
              <w:pStyle w:val="Compact"/>
              <w:rPr>
                <w:del w:id="2579" w:author="Bermond Scoggins" w:date="2024-05-11T21:45:00Z"/>
              </w:rPr>
            </w:pPr>
            <w:del w:id="2580" w:author="Bermond Scoggins" w:date="2024-05-11T21:45:00Z">
              <w:r>
                <w:delText>Asian Perspective</w:delText>
              </w:r>
            </w:del>
          </w:p>
        </w:tc>
        <w:tc>
          <w:tcPr>
            <w:tcW w:w="0" w:type="auto"/>
          </w:tcPr>
          <w:p w14:paraId="3B9E19A4" w14:textId="77777777" w:rsidR="00B0438F" w:rsidRDefault="00000000">
            <w:pPr>
              <w:pStyle w:val="Compact"/>
              <w:rPr>
                <w:del w:id="2581" w:author="Bermond Scoggins" w:date="2024-05-11T21:45:00Z"/>
              </w:rPr>
            </w:pPr>
            <w:del w:id="2582" w:author="Bermond Scoggins" w:date="2024-05-11T21:45:00Z">
              <w:r>
                <w:delText>IR</w:delText>
              </w:r>
            </w:del>
          </w:p>
        </w:tc>
        <w:tc>
          <w:tcPr>
            <w:tcW w:w="0" w:type="auto"/>
          </w:tcPr>
          <w:p w14:paraId="3B4A7D9F" w14:textId="77777777" w:rsidR="00B0438F" w:rsidRDefault="00000000">
            <w:pPr>
              <w:pStyle w:val="Compact"/>
              <w:rPr>
                <w:del w:id="2583" w:author="Bermond Scoggins" w:date="2024-05-11T21:45:00Z"/>
              </w:rPr>
            </w:pPr>
            <w:del w:id="2584" w:author="Bermond Scoggins" w:date="2024-05-11T21:45:00Z">
              <w:r>
                <w:delText>324</w:delText>
              </w:r>
            </w:del>
          </w:p>
        </w:tc>
        <w:tc>
          <w:tcPr>
            <w:tcW w:w="0" w:type="auto"/>
          </w:tcPr>
          <w:p w14:paraId="33C21CD2" w14:textId="77777777" w:rsidR="00B0438F" w:rsidRDefault="00000000">
            <w:pPr>
              <w:pStyle w:val="Compact"/>
              <w:rPr>
                <w:del w:id="2585" w:author="Bermond Scoggins" w:date="2024-05-11T21:45:00Z"/>
              </w:rPr>
            </w:pPr>
            <w:del w:id="2586" w:author="Bermond Scoggins" w:date="2024-05-11T21:45:00Z">
              <w:r>
                <w:delText>0.8</w:delText>
              </w:r>
            </w:del>
          </w:p>
        </w:tc>
        <w:tc>
          <w:tcPr>
            <w:tcW w:w="0" w:type="auto"/>
          </w:tcPr>
          <w:p w14:paraId="38D878E2" w14:textId="77777777" w:rsidR="00B0438F" w:rsidRDefault="00000000">
            <w:pPr>
              <w:pStyle w:val="Compact"/>
              <w:rPr>
                <w:del w:id="2587" w:author="Bermond Scoggins" w:date="2024-05-11T21:45:00Z"/>
              </w:rPr>
            </w:pPr>
            <w:del w:id="2588" w:author="Bermond Scoggins" w:date="2024-05-11T21:45:00Z">
              <w:r>
                <w:delText>Q4</w:delText>
              </w:r>
            </w:del>
          </w:p>
        </w:tc>
      </w:tr>
      <w:tr w:rsidR="00B0438F" w14:paraId="25D56C7F" w14:textId="77777777">
        <w:trPr>
          <w:del w:id="2589" w:author="Bermond Scoggins" w:date="2024-05-11T21:45:00Z"/>
        </w:trPr>
        <w:tc>
          <w:tcPr>
            <w:tcW w:w="0" w:type="auto"/>
          </w:tcPr>
          <w:p w14:paraId="654BFD70" w14:textId="77777777" w:rsidR="00B0438F" w:rsidRDefault="00000000">
            <w:pPr>
              <w:pStyle w:val="Compact"/>
              <w:rPr>
                <w:del w:id="2590" w:author="Bermond Scoggins" w:date="2024-05-11T21:45:00Z"/>
              </w:rPr>
            </w:pPr>
            <w:del w:id="2591" w:author="Bermond Scoggins" w:date="2024-05-11T21:45:00Z">
              <w:r>
                <w:delText>Cornell International Law Journal</w:delText>
              </w:r>
            </w:del>
          </w:p>
        </w:tc>
        <w:tc>
          <w:tcPr>
            <w:tcW w:w="0" w:type="auto"/>
          </w:tcPr>
          <w:p w14:paraId="2F468C0D" w14:textId="77777777" w:rsidR="00B0438F" w:rsidRDefault="00000000">
            <w:pPr>
              <w:pStyle w:val="Compact"/>
              <w:rPr>
                <w:del w:id="2592" w:author="Bermond Scoggins" w:date="2024-05-11T21:45:00Z"/>
              </w:rPr>
            </w:pPr>
            <w:del w:id="2593" w:author="Bermond Scoggins" w:date="2024-05-11T21:45:00Z">
              <w:r>
                <w:delText>IR</w:delText>
              </w:r>
            </w:del>
          </w:p>
        </w:tc>
        <w:tc>
          <w:tcPr>
            <w:tcW w:w="0" w:type="auto"/>
          </w:tcPr>
          <w:p w14:paraId="4077AACF" w14:textId="77777777" w:rsidR="00B0438F" w:rsidRDefault="00000000">
            <w:pPr>
              <w:pStyle w:val="Compact"/>
              <w:rPr>
                <w:del w:id="2594" w:author="Bermond Scoggins" w:date="2024-05-11T21:45:00Z"/>
              </w:rPr>
            </w:pPr>
            <w:del w:id="2595" w:author="Bermond Scoggins" w:date="2024-05-11T21:45:00Z">
              <w:r>
                <w:delText>373</w:delText>
              </w:r>
            </w:del>
          </w:p>
        </w:tc>
        <w:tc>
          <w:tcPr>
            <w:tcW w:w="0" w:type="auto"/>
          </w:tcPr>
          <w:p w14:paraId="49E0AA1B" w14:textId="77777777" w:rsidR="00B0438F" w:rsidRDefault="00000000">
            <w:pPr>
              <w:pStyle w:val="Compact"/>
              <w:rPr>
                <w:del w:id="2596" w:author="Bermond Scoggins" w:date="2024-05-11T21:45:00Z"/>
              </w:rPr>
            </w:pPr>
            <w:del w:id="2597" w:author="Bermond Scoggins" w:date="2024-05-11T21:45:00Z">
              <w:r>
                <w:delText>0.72</w:delText>
              </w:r>
            </w:del>
          </w:p>
        </w:tc>
        <w:tc>
          <w:tcPr>
            <w:tcW w:w="0" w:type="auto"/>
          </w:tcPr>
          <w:p w14:paraId="4AEA9EA8" w14:textId="77777777" w:rsidR="00B0438F" w:rsidRDefault="00000000">
            <w:pPr>
              <w:pStyle w:val="Compact"/>
              <w:rPr>
                <w:del w:id="2598" w:author="Bermond Scoggins" w:date="2024-05-11T21:45:00Z"/>
              </w:rPr>
            </w:pPr>
            <w:del w:id="2599" w:author="Bermond Scoggins" w:date="2024-05-11T21:45:00Z">
              <w:r>
                <w:delText>Q4</w:delText>
              </w:r>
            </w:del>
          </w:p>
        </w:tc>
      </w:tr>
      <w:tr w:rsidR="00B0438F" w14:paraId="22931941" w14:textId="77777777">
        <w:trPr>
          <w:del w:id="2600" w:author="Bermond Scoggins" w:date="2024-05-11T21:45:00Z"/>
        </w:trPr>
        <w:tc>
          <w:tcPr>
            <w:tcW w:w="0" w:type="auto"/>
          </w:tcPr>
          <w:p w14:paraId="07B01955" w14:textId="77777777" w:rsidR="00B0438F" w:rsidRDefault="00000000">
            <w:pPr>
              <w:pStyle w:val="Compact"/>
              <w:rPr>
                <w:del w:id="2601" w:author="Bermond Scoggins" w:date="2024-05-11T21:45:00Z"/>
              </w:rPr>
            </w:pPr>
            <w:del w:id="2602" w:author="Bermond Scoggins" w:date="2024-05-11T21:45:00Z">
              <w:r>
                <w:delText>Journal Of Human Rights</w:delText>
              </w:r>
            </w:del>
          </w:p>
        </w:tc>
        <w:tc>
          <w:tcPr>
            <w:tcW w:w="0" w:type="auto"/>
          </w:tcPr>
          <w:p w14:paraId="09C89984" w14:textId="77777777" w:rsidR="00B0438F" w:rsidRDefault="00000000">
            <w:pPr>
              <w:pStyle w:val="Compact"/>
              <w:rPr>
                <w:del w:id="2603" w:author="Bermond Scoggins" w:date="2024-05-11T21:45:00Z"/>
              </w:rPr>
            </w:pPr>
            <w:del w:id="2604" w:author="Bermond Scoggins" w:date="2024-05-11T21:45:00Z">
              <w:r>
                <w:delText>IR</w:delText>
              </w:r>
            </w:del>
          </w:p>
        </w:tc>
        <w:tc>
          <w:tcPr>
            <w:tcW w:w="0" w:type="auto"/>
          </w:tcPr>
          <w:p w14:paraId="6FB602F0" w14:textId="77777777" w:rsidR="00B0438F" w:rsidRDefault="00000000">
            <w:pPr>
              <w:pStyle w:val="Compact"/>
              <w:rPr>
                <w:del w:id="2605" w:author="Bermond Scoggins" w:date="2024-05-11T21:45:00Z"/>
              </w:rPr>
            </w:pPr>
            <w:del w:id="2606" w:author="Bermond Scoggins" w:date="2024-05-11T21:45:00Z">
              <w:r>
                <w:delText>535</w:delText>
              </w:r>
            </w:del>
          </w:p>
        </w:tc>
        <w:tc>
          <w:tcPr>
            <w:tcW w:w="0" w:type="auto"/>
          </w:tcPr>
          <w:p w14:paraId="349BB4EA" w14:textId="77777777" w:rsidR="00B0438F" w:rsidRDefault="00000000">
            <w:pPr>
              <w:pStyle w:val="Compact"/>
              <w:rPr>
                <w:del w:id="2607" w:author="Bermond Scoggins" w:date="2024-05-11T21:45:00Z"/>
              </w:rPr>
            </w:pPr>
            <w:del w:id="2608" w:author="Bermond Scoggins" w:date="2024-05-11T21:45:00Z">
              <w:r>
                <w:delText>0.694</w:delText>
              </w:r>
            </w:del>
          </w:p>
        </w:tc>
        <w:tc>
          <w:tcPr>
            <w:tcW w:w="0" w:type="auto"/>
          </w:tcPr>
          <w:p w14:paraId="547834EC" w14:textId="77777777" w:rsidR="00B0438F" w:rsidRDefault="00000000">
            <w:pPr>
              <w:pStyle w:val="Compact"/>
              <w:rPr>
                <w:del w:id="2609" w:author="Bermond Scoggins" w:date="2024-05-11T21:45:00Z"/>
              </w:rPr>
            </w:pPr>
            <w:del w:id="2610" w:author="Bermond Scoggins" w:date="2024-05-11T21:45:00Z">
              <w:r>
                <w:delText>Q4</w:delText>
              </w:r>
            </w:del>
          </w:p>
        </w:tc>
      </w:tr>
      <w:tr w:rsidR="00B0438F" w14:paraId="57434FD2" w14:textId="77777777">
        <w:trPr>
          <w:del w:id="2611" w:author="Bermond Scoggins" w:date="2024-05-11T21:45:00Z"/>
        </w:trPr>
        <w:tc>
          <w:tcPr>
            <w:tcW w:w="0" w:type="auto"/>
          </w:tcPr>
          <w:p w14:paraId="003C8C16" w14:textId="77777777" w:rsidR="00B0438F" w:rsidRDefault="00000000">
            <w:pPr>
              <w:pStyle w:val="Compact"/>
              <w:rPr>
                <w:del w:id="2612" w:author="Bermond Scoggins" w:date="2024-05-11T21:45:00Z"/>
              </w:rPr>
            </w:pPr>
            <w:del w:id="2613" w:author="Bermond Scoggins" w:date="2024-05-11T21:45:00Z">
              <w:r>
                <w:delText>International Journal Of Conflict And</w:delText>
              </w:r>
            </w:del>
          </w:p>
        </w:tc>
        <w:tc>
          <w:tcPr>
            <w:tcW w:w="0" w:type="auto"/>
          </w:tcPr>
          <w:p w14:paraId="2DD6E7AF" w14:textId="77777777" w:rsidR="00B0438F" w:rsidRDefault="00B0438F">
            <w:pPr>
              <w:pStyle w:val="Compact"/>
              <w:rPr>
                <w:del w:id="2614" w:author="Bermond Scoggins" w:date="2024-05-11T21:45:00Z"/>
              </w:rPr>
            </w:pPr>
          </w:p>
        </w:tc>
        <w:tc>
          <w:tcPr>
            <w:tcW w:w="0" w:type="auto"/>
          </w:tcPr>
          <w:p w14:paraId="2882E730" w14:textId="77777777" w:rsidR="00B0438F" w:rsidRDefault="00B0438F">
            <w:pPr>
              <w:pStyle w:val="Compact"/>
              <w:rPr>
                <w:del w:id="2615" w:author="Bermond Scoggins" w:date="2024-05-11T21:45:00Z"/>
              </w:rPr>
            </w:pPr>
          </w:p>
        </w:tc>
        <w:tc>
          <w:tcPr>
            <w:tcW w:w="0" w:type="auto"/>
          </w:tcPr>
          <w:p w14:paraId="40EBF0A8" w14:textId="77777777" w:rsidR="00B0438F" w:rsidRDefault="00B0438F">
            <w:pPr>
              <w:pStyle w:val="Compact"/>
              <w:rPr>
                <w:del w:id="2616" w:author="Bermond Scoggins" w:date="2024-05-11T21:45:00Z"/>
              </w:rPr>
            </w:pPr>
          </w:p>
        </w:tc>
        <w:tc>
          <w:tcPr>
            <w:tcW w:w="0" w:type="auto"/>
          </w:tcPr>
          <w:p w14:paraId="367C3D2A" w14:textId="77777777" w:rsidR="00B0438F" w:rsidRDefault="00B0438F">
            <w:pPr>
              <w:pStyle w:val="Compact"/>
              <w:rPr>
                <w:del w:id="2617" w:author="Bermond Scoggins" w:date="2024-05-11T21:45:00Z"/>
              </w:rPr>
            </w:pPr>
          </w:p>
        </w:tc>
      </w:tr>
      <w:tr w:rsidR="00B0438F" w14:paraId="6EB43C3D" w14:textId="77777777">
        <w:trPr>
          <w:del w:id="2618" w:author="Bermond Scoggins" w:date="2024-05-11T21:45:00Z"/>
        </w:trPr>
        <w:tc>
          <w:tcPr>
            <w:tcW w:w="0" w:type="auto"/>
          </w:tcPr>
          <w:p w14:paraId="4C5A03C7" w14:textId="77777777" w:rsidR="00B0438F" w:rsidRDefault="00000000">
            <w:pPr>
              <w:pStyle w:val="Compact"/>
              <w:rPr>
                <w:del w:id="2619" w:author="Bermond Scoggins" w:date="2024-05-11T21:45:00Z"/>
              </w:rPr>
            </w:pPr>
            <w:del w:id="2620" w:author="Bermond Scoggins" w:date="2024-05-11T21:45:00Z">
              <w:r>
                <w:delText>Violence</w:delText>
              </w:r>
            </w:del>
          </w:p>
        </w:tc>
        <w:tc>
          <w:tcPr>
            <w:tcW w:w="0" w:type="auto"/>
          </w:tcPr>
          <w:p w14:paraId="344FD6FD" w14:textId="77777777" w:rsidR="00B0438F" w:rsidRDefault="00000000">
            <w:pPr>
              <w:pStyle w:val="Compact"/>
              <w:rPr>
                <w:del w:id="2621" w:author="Bermond Scoggins" w:date="2024-05-11T21:45:00Z"/>
              </w:rPr>
            </w:pPr>
            <w:del w:id="2622" w:author="Bermond Scoggins" w:date="2024-05-11T21:45:00Z">
              <w:r>
                <w:delText>IR</w:delText>
              </w:r>
            </w:del>
          </w:p>
        </w:tc>
        <w:tc>
          <w:tcPr>
            <w:tcW w:w="0" w:type="auto"/>
          </w:tcPr>
          <w:p w14:paraId="75F77EC0" w14:textId="77777777" w:rsidR="00B0438F" w:rsidRDefault="00000000">
            <w:pPr>
              <w:pStyle w:val="Compact"/>
              <w:rPr>
                <w:del w:id="2623" w:author="Bermond Scoggins" w:date="2024-05-11T21:45:00Z"/>
              </w:rPr>
            </w:pPr>
            <w:del w:id="2624" w:author="Bermond Scoggins" w:date="2024-05-11T21:45:00Z">
              <w:r>
                <w:delText>390</w:delText>
              </w:r>
            </w:del>
          </w:p>
        </w:tc>
        <w:tc>
          <w:tcPr>
            <w:tcW w:w="0" w:type="auto"/>
          </w:tcPr>
          <w:p w14:paraId="32C67999" w14:textId="77777777" w:rsidR="00B0438F" w:rsidRDefault="00000000">
            <w:pPr>
              <w:pStyle w:val="Compact"/>
              <w:rPr>
                <w:del w:id="2625" w:author="Bermond Scoggins" w:date="2024-05-11T21:45:00Z"/>
              </w:rPr>
            </w:pPr>
            <w:del w:id="2626" w:author="Bermond Scoggins" w:date="2024-05-11T21:45:00Z">
              <w:r>
                <w:delText>0.643</w:delText>
              </w:r>
            </w:del>
          </w:p>
        </w:tc>
        <w:tc>
          <w:tcPr>
            <w:tcW w:w="0" w:type="auto"/>
          </w:tcPr>
          <w:p w14:paraId="0333A100" w14:textId="77777777" w:rsidR="00B0438F" w:rsidRDefault="00000000">
            <w:pPr>
              <w:pStyle w:val="Compact"/>
              <w:rPr>
                <w:del w:id="2627" w:author="Bermond Scoggins" w:date="2024-05-11T21:45:00Z"/>
              </w:rPr>
            </w:pPr>
            <w:del w:id="2628" w:author="Bermond Scoggins" w:date="2024-05-11T21:45:00Z">
              <w:r>
                <w:delText>Q4</w:delText>
              </w:r>
            </w:del>
          </w:p>
        </w:tc>
      </w:tr>
      <w:tr w:rsidR="00B0438F" w14:paraId="38CFE290" w14:textId="77777777">
        <w:trPr>
          <w:del w:id="2629" w:author="Bermond Scoggins" w:date="2024-05-11T21:45:00Z"/>
        </w:trPr>
        <w:tc>
          <w:tcPr>
            <w:tcW w:w="0" w:type="auto"/>
          </w:tcPr>
          <w:p w14:paraId="1377D5B2" w14:textId="77777777" w:rsidR="00B0438F" w:rsidRDefault="00000000">
            <w:pPr>
              <w:pStyle w:val="Compact"/>
              <w:rPr>
                <w:del w:id="2630" w:author="Bermond Scoggins" w:date="2024-05-11T21:45:00Z"/>
              </w:rPr>
            </w:pPr>
            <w:del w:id="2631" w:author="Bermond Scoggins" w:date="2024-05-11T21:45:00Z">
              <w:r>
                <w:delText>Asian Journal Of Wto &amp; International</w:delText>
              </w:r>
            </w:del>
          </w:p>
        </w:tc>
        <w:tc>
          <w:tcPr>
            <w:tcW w:w="0" w:type="auto"/>
          </w:tcPr>
          <w:p w14:paraId="774DB67F" w14:textId="77777777" w:rsidR="00B0438F" w:rsidRDefault="00B0438F">
            <w:pPr>
              <w:pStyle w:val="Compact"/>
              <w:rPr>
                <w:del w:id="2632" w:author="Bermond Scoggins" w:date="2024-05-11T21:45:00Z"/>
              </w:rPr>
            </w:pPr>
          </w:p>
        </w:tc>
        <w:tc>
          <w:tcPr>
            <w:tcW w:w="0" w:type="auto"/>
          </w:tcPr>
          <w:p w14:paraId="7B5F261C" w14:textId="77777777" w:rsidR="00B0438F" w:rsidRDefault="00B0438F">
            <w:pPr>
              <w:pStyle w:val="Compact"/>
              <w:rPr>
                <w:del w:id="2633" w:author="Bermond Scoggins" w:date="2024-05-11T21:45:00Z"/>
              </w:rPr>
            </w:pPr>
          </w:p>
        </w:tc>
        <w:tc>
          <w:tcPr>
            <w:tcW w:w="0" w:type="auto"/>
          </w:tcPr>
          <w:p w14:paraId="0C4609AB" w14:textId="77777777" w:rsidR="00B0438F" w:rsidRDefault="00B0438F">
            <w:pPr>
              <w:pStyle w:val="Compact"/>
              <w:rPr>
                <w:del w:id="2634" w:author="Bermond Scoggins" w:date="2024-05-11T21:45:00Z"/>
              </w:rPr>
            </w:pPr>
          </w:p>
        </w:tc>
        <w:tc>
          <w:tcPr>
            <w:tcW w:w="0" w:type="auto"/>
          </w:tcPr>
          <w:p w14:paraId="75EDA495" w14:textId="77777777" w:rsidR="00B0438F" w:rsidRDefault="00B0438F">
            <w:pPr>
              <w:pStyle w:val="Compact"/>
              <w:rPr>
                <w:del w:id="2635" w:author="Bermond Scoggins" w:date="2024-05-11T21:45:00Z"/>
              </w:rPr>
            </w:pPr>
          </w:p>
        </w:tc>
      </w:tr>
      <w:tr w:rsidR="00B0438F" w14:paraId="0FD0FCA8" w14:textId="77777777">
        <w:trPr>
          <w:del w:id="2636" w:author="Bermond Scoggins" w:date="2024-05-11T21:45:00Z"/>
        </w:trPr>
        <w:tc>
          <w:tcPr>
            <w:tcW w:w="0" w:type="auto"/>
          </w:tcPr>
          <w:p w14:paraId="1A338083" w14:textId="77777777" w:rsidR="00B0438F" w:rsidRDefault="00000000">
            <w:pPr>
              <w:pStyle w:val="Compact"/>
              <w:rPr>
                <w:del w:id="2637" w:author="Bermond Scoggins" w:date="2024-05-11T21:45:00Z"/>
              </w:rPr>
            </w:pPr>
            <w:del w:id="2638" w:author="Bermond Scoggins" w:date="2024-05-11T21:45:00Z">
              <w:r>
                <w:delText>Health Law And Policy</w:delText>
              </w:r>
            </w:del>
          </w:p>
        </w:tc>
        <w:tc>
          <w:tcPr>
            <w:tcW w:w="0" w:type="auto"/>
          </w:tcPr>
          <w:p w14:paraId="44D5DF08" w14:textId="77777777" w:rsidR="00B0438F" w:rsidRDefault="00000000">
            <w:pPr>
              <w:pStyle w:val="Compact"/>
              <w:rPr>
                <w:del w:id="2639" w:author="Bermond Scoggins" w:date="2024-05-11T21:45:00Z"/>
              </w:rPr>
            </w:pPr>
            <w:del w:id="2640" w:author="Bermond Scoggins" w:date="2024-05-11T21:45:00Z">
              <w:r>
                <w:delText>IR</w:delText>
              </w:r>
            </w:del>
          </w:p>
        </w:tc>
        <w:tc>
          <w:tcPr>
            <w:tcW w:w="0" w:type="auto"/>
          </w:tcPr>
          <w:p w14:paraId="5BDA0DA5" w14:textId="77777777" w:rsidR="00B0438F" w:rsidRDefault="00000000">
            <w:pPr>
              <w:pStyle w:val="Compact"/>
              <w:rPr>
                <w:del w:id="2641" w:author="Bermond Scoggins" w:date="2024-05-11T21:45:00Z"/>
              </w:rPr>
            </w:pPr>
            <w:del w:id="2642" w:author="Bermond Scoggins" w:date="2024-05-11T21:45:00Z">
              <w:r>
                <w:delText>86</w:delText>
              </w:r>
            </w:del>
          </w:p>
        </w:tc>
        <w:tc>
          <w:tcPr>
            <w:tcW w:w="0" w:type="auto"/>
          </w:tcPr>
          <w:p w14:paraId="574A67AE" w14:textId="77777777" w:rsidR="00B0438F" w:rsidRDefault="00000000">
            <w:pPr>
              <w:pStyle w:val="Compact"/>
              <w:rPr>
                <w:del w:id="2643" w:author="Bermond Scoggins" w:date="2024-05-11T21:45:00Z"/>
              </w:rPr>
            </w:pPr>
            <w:del w:id="2644" w:author="Bermond Scoggins" w:date="2024-05-11T21:45:00Z">
              <w:r>
                <w:delText>0.611</w:delText>
              </w:r>
            </w:del>
          </w:p>
        </w:tc>
        <w:tc>
          <w:tcPr>
            <w:tcW w:w="0" w:type="auto"/>
          </w:tcPr>
          <w:p w14:paraId="5C7857E6" w14:textId="77777777" w:rsidR="00B0438F" w:rsidRDefault="00000000">
            <w:pPr>
              <w:pStyle w:val="Compact"/>
              <w:rPr>
                <w:del w:id="2645" w:author="Bermond Scoggins" w:date="2024-05-11T21:45:00Z"/>
              </w:rPr>
            </w:pPr>
            <w:del w:id="2646" w:author="Bermond Scoggins" w:date="2024-05-11T21:45:00Z">
              <w:r>
                <w:delText>Q4</w:delText>
              </w:r>
            </w:del>
          </w:p>
        </w:tc>
      </w:tr>
      <w:tr w:rsidR="00B0438F" w14:paraId="185C0FB4" w14:textId="77777777">
        <w:trPr>
          <w:del w:id="2647" w:author="Bermond Scoggins" w:date="2024-05-11T21:45:00Z"/>
        </w:trPr>
        <w:tc>
          <w:tcPr>
            <w:tcW w:w="0" w:type="auto"/>
          </w:tcPr>
          <w:p w14:paraId="5F79744C" w14:textId="77777777" w:rsidR="00B0438F" w:rsidRDefault="00000000">
            <w:pPr>
              <w:pStyle w:val="Compact"/>
              <w:rPr>
                <w:del w:id="2648" w:author="Bermond Scoggins" w:date="2024-05-11T21:45:00Z"/>
              </w:rPr>
            </w:pPr>
            <w:del w:id="2649" w:author="Bermond Scoggins" w:date="2024-05-11T21:45:00Z">
              <w:r>
                <w:delText>War In History</w:delText>
              </w:r>
            </w:del>
          </w:p>
        </w:tc>
        <w:tc>
          <w:tcPr>
            <w:tcW w:w="0" w:type="auto"/>
          </w:tcPr>
          <w:p w14:paraId="516F7B73" w14:textId="77777777" w:rsidR="00B0438F" w:rsidRDefault="00000000">
            <w:pPr>
              <w:pStyle w:val="Compact"/>
              <w:rPr>
                <w:del w:id="2650" w:author="Bermond Scoggins" w:date="2024-05-11T21:45:00Z"/>
              </w:rPr>
            </w:pPr>
            <w:del w:id="2651" w:author="Bermond Scoggins" w:date="2024-05-11T21:45:00Z">
              <w:r>
                <w:delText>IR</w:delText>
              </w:r>
            </w:del>
          </w:p>
        </w:tc>
        <w:tc>
          <w:tcPr>
            <w:tcW w:w="0" w:type="auto"/>
          </w:tcPr>
          <w:p w14:paraId="3CDFBD93" w14:textId="77777777" w:rsidR="00B0438F" w:rsidRDefault="00000000">
            <w:pPr>
              <w:pStyle w:val="Compact"/>
              <w:rPr>
                <w:del w:id="2652" w:author="Bermond Scoggins" w:date="2024-05-11T21:45:00Z"/>
              </w:rPr>
            </w:pPr>
            <w:del w:id="2653" w:author="Bermond Scoggins" w:date="2024-05-11T21:45:00Z">
              <w:r>
                <w:delText>209</w:delText>
              </w:r>
            </w:del>
          </w:p>
        </w:tc>
        <w:tc>
          <w:tcPr>
            <w:tcW w:w="0" w:type="auto"/>
          </w:tcPr>
          <w:p w14:paraId="6E787F39" w14:textId="77777777" w:rsidR="00B0438F" w:rsidRDefault="00000000">
            <w:pPr>
              <w:pStyle w:val="Compact"/>
              <w:rPr>
                <w:del w:id="2654" w:author="Bermond Scoggins" w:date="2024-05-11T21:45:00Z"/>
              </w:rPr>
            </w:pPr>
            <w:del w:id="2655" w:author="Bermond Scoggins" w:date="2024-05-11T21:45:00Z">
              <w:r>
                <w:delText>0.558</w:delText>
              </w:r>
            </w:del>
          </w:p>
        </w:tc>
        <w:tc>
          <w:tcPr>
            <w:tcW w:w="0" w:type="auto"/>
          </w:tcPr>
          <w:p w14:paraId="1FB5B135" w14:textId="77777777" w:rsidR="00B0438F" w:rsidRDefault="00000000">
            <w:pPr>
              <w:pStyle w:val="Compact"/>
              <w:rPr>
                <w:del w:id="2656" w:author="Bermond Scoggins" w:date="2024-05-11T21:45:00Z"/>
              </w:rPr>
            </w:pPr>
            <w:del w:id="2657" w:author="Bermond Scoggins" w:date="2024-05-11T21:45:00Z">
              <w:r>
                <w:delText>Q4</w:delText>
              </w:r>
            </w:del>
          </w:p>
        </w:tc>
      </w:tr>
      <w:tr w:rsidR="00B0438F" w14:paraId="2BC8D14B" w14:textId="77777777">
        <w:trPr>
          <w:del w:id="2658" w:author="Bermond Scoggins" w:date="2024-05-11T21:45:00Z"/>
        </w:trPr>
        <w:tc>
          <w:tcPr>
            <w:tcW w:w="0" w:type="auto"/>
          </w:tcPr>
          <w:p w14:paraId="1ED330E1" w14:textId="77777777" w:rsidR="00B0438F" w:rsidRDefault="00000000">
            <w:pPr>
              <w:pStyle w:val="Compact"/>
              <w:rPr>
                <w:del w:id="2659" w:author="Bermond Scoggins" w:date="2024-05-11T21:45:00Z"/>
              </w:rPr>
            </w:pPr>
            <w:del w:id="2660" w:author="Bermond Scoggins" w:date="2024-05-11T21:45:00Z">
              <w:r>
                <w:delText>Pacific Focus</w:delText>
              </w:r>
            </w:del>
          </w:p>
        </w:tc>
        <w:tc>
          <w:tcPr>
            <w:tcW w:w="0" w:type="auto"/>
          </w:tcPr>
          <w:p w14:paraId="2706DBF7" w14:textId="77777777" w:rsidR="00B0438F" w:rsidRDefault="00000000">
            <w:pPr>
              <w:pStyle w:val="Compact"/>
              <w:rPr>
                <w:del w:id="2661" w:author="Bermond Scoggins" w:date="2024-05-11T21:45:00Z"/>
              </w:rPr>
            </w:pPr>
            <w:del w:id="2662" w:author="Bermond Scoggins" w:date="2024-05-11T21:45:00Z">
              <w:r>
                <w:delText>IR</w:delText>
              </w:r>
            </w:del>
          </w:p>
        </w:tc>
        <w:tc>
          <w:tcPr>
            <w:tcW w:w="0" w:type="auto"/>
          </w:tcPr>
          <w:p w14:paraId="4D315D5C" w14:textId="77777777" w:rsidR="00B0438F" w:rsidRDefault="00000000">
            <w:pPr>
              <w:pStyle w:val="Compact"/>
              <w:rPr>
                <w:del w:id="2663" w:author="Bermond Scoggins" w:date="2024-05-11T21:45:00Z"/>
              </w:rPr>
            </w:pPr>
            <w:del w:id="2664" w:author="Bermond Scoggins" w:date="2024-05-11T21:45:00Z">
              <w:r>
                <w:delText>163</w:delText>
              </w:r>
            </w:del>
          </w:p>
        </w:tc>
        <w:tc>
          <w:tcPr>
            <w:tcW w:w="0" w:type="auto"/>
          </w:tcPr>
          <w:p w14:paraId="79D768F6" w14:textId="77777777" w:rsidR="00B0438F" w:rsidRDefault="00000000">
            <w:pPr>
              <w:pStyle w:val="Compact"/>
              <w:rPr>
                <w:del w:id="2665" w:author="Bermond Scoggins" w:date="2024-05-11T21:45:00Z"/>
              </w:rPr>
            </w:pPr>
            <w:del w:id="2666" w:author="Bermond Scoggins" w:date="2024-05-11T21:45:00Z">
              <w:r>
                <w:delText>0.553</w:delText>
              </w:r>
            </w:del>
          </w:p>
        </w:tc>
        <w:tc>
          <w:tcPr>
            <w:tcW w:w="0" w:type="auto"/>
          </w:tcPr>
          <w:p w14:paraId="57E29DB3" w14:textId="77777777" w:rsidR="00B0438F" w:rsidRDefault="00000000">
            <w:pPr>
              <w:pStyle w:val="Compact"/>
              <w:rPr>
                <w:del w:id="2667" w:author="Bermond Scoggins" w:date="2024-05-11T21:45:00Z"/>
              </w:rPr>
            </w:pPr>
            <w:del w:id="2668" w:author="Bermond Scoggins" w:date="2024-05-11T21:45:00Z">
              <w:r>
                <w:delText>Q4</w:delText>
              </w:r>
            </w:del>
          </w:p>
        </w:tc>
      </w:tr>
      <w:tr w:rsidR="00B0438F" w14:paraId="6231E374" w14:textId="77777777">
        <w:trPr>
          <w:del w:id="2669" w:author="Bermond Scoggins" w:date="2024-05-11T21:45:00Z"/>
        </w:trPr>
        <w:tc>
          <w:tcPr>
            <w:tcW w:w="0" w:type="auto"/>
          </w:tcPr>
          <w:p w14:paraId="5211E7FC" w14:textId="77777777" w:rsidR="00B0438F" w:rsidRDefault="00000000">
            <w:pPr>
              <w:pStyle w:val="Compact"/>
              <w:rPr>
                <w:del w:id="2670" w:author="Bermond Scoggins" w:date="2024-05-11T21:45:00Z"/>
              </w:rPr>
            </w:pPr>
            <w:del w:id="2671" w:author="Bermond Scoggins" w:date="2024-05-11T21:45:00Z">
              <w:r>
                <w:delText>Columbia Journal Of Transnational Law</w:delText>
              </w:r>
            </w:del>
          </w:p>
        </w:tc>
        <w:tc>
          <w:tcPr>
            <w:tcW w:w="0" w:type="auto"/>
          </w:tcPr>
          <w:p w14:paraId="13FDA22A" w14:textId="77777777" w:rsidR="00B0438F" w:rsidRDefault="00000000">
            <w:pPr>
              <w:pStyle w:val="Compact"/>
              <w:rPr>
                <w:del w:id="2672" w:author="Bermond Scoggins" w:date="2024-05-11T21:45:00Z"/>
              </w:rPr>
            </w:pPr>
            <w:del w:id="2673" w:author="Bermond Scoggins" w:date="2024-05-11T21:45:00Z">
              <w:r>
                <w:delText>IR</w:delText>
              </w:r>
            </w:del>
          </w:p>
        </w:tc>
        <w:tc>
          <w:tcPr>
            <w:tcW w:w="0" w:type="auto"/>
          </w:tcPr>
          <w:p w14:paraId="0442E327" w14:textId="77777777" w:rsidR="00B0438F" w:rsidRDefault="00000000">
            <w:pPr>
              <w:pStyle w:val="Compact"/>
              <w:rPr>
                <w:del w:id="2674" w:author="Bermond Scoggins" w:date="2024-05-11T21:45:00Z"/>
              </w:rPr>
            </w:pPr>
            <w:del w:id="2675" w:author="Bermond Scoggins" w:date="2024-05-11T21:45:00Z">
              <w:r>
                <w:delText>331</w:delText>
              </w:r>
            </w:del>
          </w:p>
        </w:tc>
        <w:tc>
          <w:tcPr>
            <w:tcW w:w="0" w:type="auto"/>
          </w:tcPr>
          <w:p w14:paraId="151103FF" w14:textId="77777777" w:rsidR="00B0438F" w:rsidRDefault="00000000">
            <w:pPr>
              <w:pStyle w:val="Compact"/>
              <w:rPr>
                <w:del w:id="2676" w:author="Bermond Scoggins" w:date="2024-05-11T21:45:00Z"/>
              </w:rPr>
            </w:pPr>
            <w:del w:id="2677" w:author="Bermond Scoggins" w:date="2024-05-11T21:45:00Z">
              <w:r>
                <w:delText>0.515</w:delText>
              </w:r>
            </w:del>
          </w:p>
        </w:tc>
        <w:tc>
          <w:tcPr>
            <w:tcW w:w="0" w:type="auto"/>
          </w:tcPr>
          <w:p w14:paraId="48D30349" w14:textId="77777777" w:rsidR="00B0438F" w:rsidRDefault="00000000">
            <w:pPr>
              <w:pStyle w:val="Compact"/>
              <w:rPr>
                <w:del w:id="2678" w:author="Bermond Scoggins" w:date="2024-05-11T21:45:00Z"/>
              </w:rPr>
            </w:pPr>
            <w:del w:id="2679" w:author="Bermond Scoggins" w:date="2024-05-11T21:45:00Z">
              <w:r>
                <w:delText>Q4</w:delText>
              </w:r>
            </w:del>
          </w:p>
        </w:tc>
      </w:tr>
      <w:tr w:rsidR="00B0438F" w14:paraId="24DDCE8F" w14:textId="77777777">
        <w:trPr>
          <w:del w:id="2680" w:author="Bermond Scoggins" w:date="2024-05-11T21:45:00Z"/>
        </w:trPr>
        <w:tc>
          <w:tcPr>
            <w:tcW w:w="0" w:type="auto"/>
          </w:tcPr>
          <w:p w14:paraId="2EEFD479" w14:textId="77777777" w:rsidR="00B0438F" w:rsidRDefault="00000000">
            <w:pPr>
              <w:pStyle w:val="Compact"/>
              <w:rPr>
                <w:del w:id="2681" w:author="Bermond Scoggins" w:date="2024-05-11T21:45:00Z"/>
              </w:rPr>
            </w:pPr>
            <w:del w:id="2682" w:author="Bermond Scoggins" w:date="2024-05-11T21:45:00Z">
              <w:r>
                <w:delText>Journal Of Cold War Studies</w:delText>
              </w:r>
            </w:del>
          </w:p>
        </w:tc>
        <w:tc>
          <w:tcPr>
            <w:tcW w:w="0" w:type="auto"/>
          </w:tcPr>
          <w:p w14:paraId="41B6FF0C" w14:textId="77777777" w:rsidR="00B0438F" w:rsidRDefault="00000000">
            <w:pPr>
              <w:pStyle w:val="Compact"/>
              <w:rPr>
                <w:del w:id="2683" w:author="Bermond Scoggins" w:date="2024-05-11T21:45:00Z"/>
              </w:rPr>
            </w:pPr>
            <w:del w:id="2684" w:author="Bermond Scoggins" w:date="2024-05-11T21:45:00Z">
              <w:r>
                <w:delText>IR</w:delText>
              </w:r>
            </w:del>
          </w:p>
        </w:tc>
        <w:tc>
          <w:tcPr>
            <w:tcW w:w="0" w:type="auto"/>
          </w:tcPr>
          <w:p w14:paraId="24634814" w14:textId="77777777" w:rsidR="00B0438F" w:rsidRDefault="00000000">
            <w:pPr>
              <w:pStyle w:val="Compact"/>
              <w:rPr>
                <w:del w:id="2685" w:author="Bermond Scoggins" w:date="2024-05-11T21:45:00Z"/>
              </w:rPr>
            </w:pPr>
            <w:del w:id="2686" w:author="Bermond Scoggins" w:date="2024-05-11T21:45:00Z">
              <w:r>
                <w:delText>345</w:delText>
              </w:r>
            </w:del>
          </w:p>
        </w:tc>
        <w:tc>
          <w:tcPr>
            <w:tcW w:w="0" w:type="auto"/>
          </w:tcPr>
          <w:p w14:paraId="0FD0DD24" w14:textId="77777777" w:rsidR="00B0438F" w:rsidRDefault="00000000">
            <w:pPr>
              <w:pStyle w:val="Compact"/>
              <w:rPr>
                <w:del w:id="2687" w:author="Bermond Scoggins" w:date="2024-05-11T21:45:00Z"/>
              </w:rPr>
            </w:pPr>
            <w:del w:id="2688" w:author="Bermond Scoggins" w:date="2024-05-11T21:45:00Z">
              <w:r>
                <w:delText>0.48</w:delText>
              </w:r>
            </w:del>
          </w:p>
        </w:tc>
        <w:tc>
          <w:tcPr>
            <w:tcW w:w="0" w:type="auto"/>
          </w:tcPr>
          <w:p w14:paraId="5AC0788E" w14:textId="77777777" w:rsidR="00B0438F" w:rsidRDefault="00000000">
            <w:pPr>
              <w:pStyle w:val="Compact"/>
              <w:rPr>
                <w:del w:id="2689" w:author="Bermond Scoggins" w:date="2024-05-11T21:45:00Z"/>
              </w:rPr>
            </w:pPr>
            <w:del w:id="2690" w:author="Bermond Scoggins" w:date="2024-05-11T21:45:00Z">
              <w:r>
                <w:delText>Q4</w:delText>
              </w:r>
            </w:del>
          </w:p>
        </w:tc>
      </w:tr>
      <w:tr w:rsidR="00B0438F" w14:paraId="2432198B" w14:textId="77777777">
        <w:trPr>
          <w:del w:id="2691" w:author="Bermond Scoggins" w:date="2024-05-11T21:45:00Z"/>
        </w:trPr>
        <w:tc>
          <w:tcPr>
            <w:tcW w:w="0" w:type="auto"/>
          </w:tcPr>
          <w:p w14:paraId="6C49F7CC" w14:textId="77777777" w:rsidR="00B0438F" w:rsidRDefault="00000000">
            <w:pPr>
              <w:pStyle w:val="Compact"/>
              <w:rPr>
                <w:del w:id="2692" w:author="Bermond Scoggins" w:date="2024-05-11T21:45:00Z"/>
              </w:rPr>
            </w:pPr>
            <w:del w:id="2693" w:author="Bermond Scoggins" w:date="2024-05-11T21:45:00Z">
              <w:r>
                <w:delText>Middle East Policy</w:delText>
              </w:r>
            </w:del>
          </w:p>
        </w:tc>
        <w:tc>
          <w:tcPr>
            <w:tcW w:w="0" w:type="auto"/>
          </w:tcPr>
          <w:p w14:paraId="6CB4419F" w14:textId="77777777" w:rsidR="00B0438F" w:rsidRDefault="00000000">
            <w:pPr>
              <w:pStyle w:val="Compact"/>
              <w:rPr>
                <w:del w:id="2694" w:author="Bermond Scoggins" w:date="2024-05-11T21:45:00Z"/>
              </w:rPr>
            </w:pPr>
            <w:del w:id="2695" w:author="Bermond Scoggins" w:date="2024-05-11T21:45:00Z">
              <w:r>
                <w:delText>IR</w:delText>
              </w:r>
            </w:del>
          </w:p>
        </w:tc>
        <w:tc>
          <w:tcPr>
            <w:tcW w:w="0" w:type="auto"/>
          </w:tcPr>
          <w:p w14:paraId="5A465BFC" w14:textId="77777777" w:rsidR="00B0438F" w:rsidRDefault="00000000">
            <w:pPr>
              <w:pStyle w:val="Compact"/>
              <w:rPr>
                <w:del w:id="2696" w:author="Bermond Scoggins" w:date="2024-05-11T21:45:00Z"/>
              </w:rPr>
            </w:pPr>
            <w:del w:id="2697" w:author="Bermond Scoggins" w:date="2024-05-11T21:45:00Z">
              <w:r>
                <w:delText>462</w:delText>
              </w:r>
            </w:del>
          </w:p>
        </w:tc>
        <w:tc>
          <w:tcPr>
            <w:tcW w:w="0" w:type="auto"/>
          </w:tcPr>
          <w:p w14:paraId="5843A9B0" w14:textId="77777777" w:rsidR="00B0438F" w:rsidRDefault="00000000">
            <w:pPr>
              <w:pStyle w:val="Compact"/>
              <w:rPr>
                <w:del w:id="2698" w:author="Bermond Scoggins" w:date="2024-05-11T21:45:00Z"/>
              </w:rPr>
            </w:pPr>
            <w:del w:id="2699" w:author="Bermond Scoggins" w:date="2024-05-11T21:45:00Z">
              <w:r>
                <w:delText>0.475</w:delText>
              </w:r>
            </w:del>
          </w:p>
        </w:tc>
        <w:tc>
          <w:tcPr>
            <w:tcW w:w="0" w:type="auto"/>
          </w:tcPr>
          <w:p w14:paraId="36D1A84B" w14:textId="77777777" w:rsidR="00B0438F" w:rsidRDefault="00000000">
            <w:pPr>
              <w:pStyle w:val="Compact"/>
              <w:rPr>
                <w:del w:id="2700" w:author="Bermond Scoggins" w:date="2024-05-11T21:45:00Z"/>
              </w:rPr>
            </w:pPr>
            <w:del w:id="2701" w:author="Bermond Scoggins" w:date="2024-05-11T21:45:00Z">
              <w:r>
                <w:delText>Q4</w:delText>
              </w:r>
            </w:del>
          </w:p>
        </w:tc>
      </w:tr>
      <w:tr w:rsidR="00B0438F" w14:paraId="0A203242" w14:textId="77777777">
        <w:trPr>
          <w:del w:id="2702" w:author="Bermond Scoggins" w:date="2024-05-11T21:45:00Z"/>
        </w:trPr>
        <w:tc>
          <w:tcPr>
            <w:tcW w:w="0" w:type="auto"/>
          </w:tcPr>
          <w:p w14:paraId="310AAA3C" w14:textId="77777777" w:rsidR="00B0438F" w:rsidRDefault="00000000">
            <w:pPr>
              <w:pStyle w:val="Compact"/>
              <w:rPr>
                <w:del w:id="2703" w:author="Bermond Scoggins" w:date="2024-05-11T21:45:00Z"/>
              </w:rPr>
            </w:pPr>
            <w:del w:id="2704" w:author="Bermond Scoggins" w:date="2024-05-11T21:45:00Z">
              <w:r>
                <w:delText>Korean Journal Of Defense Analysis</w:delText>
              </w:r>
            </w:del>
          </w:p>
        </w:tc>
        <w:tc>
          <w:tcPr>
            <w:tcW w:w="0" w:type="auto"/>
          </w:tcPr>
          <w:p w14:paraId="0131973E" w14:textId="77777777" w:rsidR="00B0438F" w:rsidRDefault="00000000">
            <w:pPr>
              <w:pStyle w:val="Compact"/>
              <w:rPr>
                <w:del w:id="2705" w:author="Bermond Scoggins" w:date="2024-05-11T21:45:00Z"/>
              </w:rPr>
            </w:pPr>
            <w:del w:id="2706" w:author="Bermond Scoggins" w:date="2024-05-11T21:45:00Z">
              <w:r>
                <w:delText>IR</w:delText>
              </w:r>
            </w:del>
          </w:p>
        </w:tc>
        <w:tc>
          <w:tcPr>
            <w:tcW w:w="0" w:type="auto"/>
          </w:tcPr>
          <w:p w14:paraId="6683D806" w14:textId="77777777" w:rsidR="00B0438F" w:rsidRDefault="00000000">
            <w:pPr>
              <w:pStyle w:val="Compact"/>
              <w:rPr>
                <w:del w:id="2707" w:author="Bermond Scoggins" w:date="2024-05-11T21:45:00Z"/>
              </w:rPr>
            </w:pPr>
            <w:del w:id="2708" w:author="Bermond Scoggins" w:date="2024-05-11T21:45:00Z">
              <w:r>
                <w:delText>104</w:delText>
              </w:r>
            </w:del>
          </w:p>
        </w:tc>
        <w:tc>
          <w:tcPr>
            <w:tcW w:w="0" w:type="auto"/>
          </w:tcPr>
          <w:p w14:paraId="6B03485A" w14:textId="77777777" w:rsidR="00B0438F" w:rsidRDefault="00000000">
            <w:pPr>
              <w:pStyle w:val="Compact"/>
              <w:rPr>
                <w:del w:id="2709" w:author="Bermond Scoggins" w:date="2024-05-11T21:45:00Z"/>
              </w:rPr>
            </w:pPr>
            <w:del w:id="2710" w:author="Bermond Scoggins" w:date="2024-05-11T21:45:00Z">
              <w:r>
                <w:delText>0.413</w:delText>
              </w:r>
            </w:del>
          </w:p>
        </w:tc>
        <w:tc>
          <w:tcPr>
            <w:tcW w:w="0" w:type="auto"/>
          </w:tcPr>
          <w:p w14:paraId="77FB98C2" w14:textId="77777777" w:rsidR="00B0438F" w:rsidRDefault="00000000">
            <w:pPr>
              <w:pStyle w:val="Compact"/>
              <w:rPr>
                <w:del w:id="2711" w:author="Bermond Scoggins" w:date="2024-05-11T21:45:00Z"/>
              </w:rPr>
            </w:pPr>
            <w:del w:id="2712" w:author="Bermond Scoggins" w:date="2024-05-11T21:45:00Z">
              <w:r>
                <w:delText>Q4</w:delText>
              </w:r>
            </w:del>
          </w:p>
        </w:tc>
      </w:tr>
      <w:tr w:rsidR="00B0438F" w14:paraId="660743DD" w14:textId="77777777">
        <w:trPr>
          <w:del w:id="2713" w:author="Bermond Scoggins" w:date="2024-05-11T21:45:00Z"/>
        </w:trPr>
        <w:tc>
          <w:tcPr>
            <w:tcW w:w="0" w:type="auto"/>
          </w:tcPr>
          <w:p w14:paraId="1034B11F" w14:textId="77777777" w:rsidR="00B0438F" w:rsidRDefault="00000000">
            <w:pPr>
              <w:pStyle w:val="Compact"/>
              <w:rPr>
                <w:del w:id="2714" w:author="Bermond Scoggins" w:date="2024-05-11T21:45:00Z"/>
              </w:rPr>
            </w:pPr>
            <w:del w:id="2715" w:author="Bermond Scoggins" w:date="2024-05-11T21:45:00Z">
              <w:r>
                <w:delText>Current History</w:delText>
              </w:r>
            </w:del>
          </w:p>
        </w:tc>
        <w:tc>
          <w:tcPr>
            <w:tcW w:w="0" w:type="auto"/>
          </w:tcPr>
          <w:p w14:paraId="507BAD01" w14:textId="77777777" w:rsidR="00B0438F" w:rsidRDefault="00000000">
            <w:pPr>
              <w:pStyle w:val="Compact"/>
              <w:rPr>
                <w:del w:id="2716" w:author="Bermond Scoggins" w:date="2024-05-11T21:45:00Z"/>
              </w:rPr>
            </w:pPr>
            <w:del w:id="2717" w:author="Bermond Scoggins" w:date="2024-05-11T21:45:00Z">
              <w:r>
                <w:delText>IR</w:delText>
              </w:r>
            </w:del>
          </w:p>
        </w:tc>
        <w:tc>
          <w:tcPr>
            <w:tcW w:w="0" w:type="auto"/>
          </w:tcPr>
          <w:p w14:paraId="33A8E8CA" w14:textId="77777777" w:rsidR="00B0438F" w:rsidRDefault="00000000">
            <w:pPr>
              <w:pStyle w:val="Compact"/>
              <w:rPr>
                <w:del w:id="2718" w:author="Bermond Scoggins" w:date="2024-05-11T21:45:00Z"/>
              </w:rPr>
            </w:pPr>
            <w:del w:id="2719" w:author="Bermond Scoggins" w:date="2024-05-11T21:45:00Z">
              <w:r>
                <w:delText>357</w:delText>
              </w:r>
            </w:del>
          </w:p>
        </w:tc>
        <w:tc>
          <w:tcPr>
            <w:tcW w:w="0" w:type="auto"/>
          </w:tcPr>
          <w:p w14:paraId="71F756A9" w14:textId="77777777" w:rsidR="00B0438F" w:rsidRDefault="00000000">
            <w:pPr>
              <w:pStyle w:val="Compact"/>
              <w:rPr>
                <w:del w:id="2720" w:author="Bermond Scoggins" w:date="2024-05-11T21:45:00Z"/>
              </w:rPr>
            </w:pPr>
            <w:del w:id="2721" w:author="Bermond Scoggins" w:date="2024-05-11T21:45:00Z">
              <w:r>
                <w:delText>0.386</w:delText>
              </w:r>
            </w:del>
          </w:p>
        </w:tc>
        <w:tc>
          <w:tcPr>
            <w:tcW w:w="0" w:type="auto"/>
          </w:tcPr>
          <w:p w14:paraId="38C483F6" w14:textId="77777777" w:rsidR="00B0438F" w:rsidRDefault="00000000">
            <w:pPr>
              <w:pStyle w:val="Compact"/>
              <w:rPr>
                <w:del w:id="2722" w:author="Bermond Scoggins" w:date="2024-05-11T21:45:00Z"/>
              </w:rPr>
            </w:pPr>
            <w:del w:id="2723" w:author="Bermond Scoggins" w:date="2024-05-11T21:45:00Z">
              <w:r>
                <w:delText>Q4</w:delText>
              </w:r>
            </w:del>
          </w:p>
        </w:tc>
      </w:tr>
      <w:tr w:rsidR="00B0438F" w14:paraId="166E261C" w14:textId="77777777">
        <w:trPr>
          <w:del w:id="2724" w:author="Bermond Scoggins" w:date="2024-05-11T21:45:00Z"/>
        </w:trPr>
        <w:tc>
          <w:tcPr>
            <w:tcW w:w="0" w:type="auto"/>
          </w:tcPr>
          <w:p w14:paraId="3FC36AC6" w14:textId="77777777" w:rsidR="00B0438F" w:rsidRDefault="00000000">
            <w:pPr>
              <w:pStyle w:val="Compact"/>
              <w:rPr>
                <w:del w:id="2725" w:author="Bermond Scoggins" w:date="2024-05-11T21:45:00Z"/>
              </w:rPr>
            </w:pPr>
            <w:del w:id="2726" w:author="Bermond Scoggins" w:date="2024-05-11T21:45:00Z">
              <w:r>
                <w:delText>Uluslararasi Iliskiler-International</w:delText>
              </w:r>
            </w:del>
          </w:p>
        </w:tc>
        <w:tc>
          <w:tcPr>
            <w:tcW w:w="0" w:type="auto"/>
          </w:tcPr>
          <w:p w14:paraId="46E40093" w14:textId="77777777" w:rsidR="00B0438F" w:rsidRDefault="00B0438F">
            <w:pPr>
              <w:pStyle w:val="Compact"/>
              <w:rPr>
                <w:del w:id="2727" w:author="Bermond Scoggins" w:date="2024-05-11T21:45:00Z"/>
              </w:rPr>
            </w:pPr>
          </w:p>
        </w:tc>
        <w:tc>
          <w:tcPr>
            <w:tcW w:w="0" w:type="auto"/>
          </w:tcPr>
          <w:p w14:paraId="33F6EEA8" w14:textId="77777777" w:rsidR="00B0438F" w:rsidRDefault="00B0438F">
            <w:pPr>
              <w:pStyle w:val="Compact"/>
              <w:rPr>
                <w:del w:id="2728" w:author="Bermond Scoggins" w:date="2024-05-11T21:45:00Z"/>
              </w:rPr>
            </w:pPr>
          </w:p>
        </w:tc>
        <w:tc>
          <w:tcPr>
            <w:tcW w:w="0" w:type="auto"/>
          </w:tcPr>
          <w:p w14:paraId="232E620C" w14:textId="77777777" w:rsidR="00B0438F" w:rsidRDefault="00B0438F">
            <w:pPr>
              <w:pStyle w:val="Compact"/>
              <w:rPr>
                <w:del w:id="2729" w:author="Bermond Scoggins" w:date="2024-05-11T21:45:00Z"/>
              </w:rPr>
            </w:pPr>
          </w:p>
        </w:tc>
        <w:tc>
          <w:tcPr>
            <w:tcW w:w="0" w:type="auto"/>
          </w:tcPr>
          <w:p w14:paraId="457436FB" w14:textId="77777777" w:rsidR="00B0438F" w:rsidRDefault="00B0438F">
            <w:pPr>
              <w:pStyle w:val="Compact"/>
              <w:rPr>
                <w:del w:id="2730" w:author="Bermond Scoggins" w:date="2024-05-11T21:45:00Z"/>
              </w:rPr>
            </w:pPr>
          </w:p>
        </w:tc>
      </w:tr>
      <w:tr w:rsidR="00B0438F" w14:paraId="2041190D" w14:textId="77777777">
        <w:trPr>
          <w:del w:id="2731" w:author="Bermond Scoggins" w:date="2024-05-11T21:45:00Z"/>
        </w:trPr>
        <w:tc>
          <w:tcPr>
            <w:tcW w:w="0" w:type="auto"/>
          </w:tcPr>
          <w:p w14:paraId="1AB8BB5E" w14:textId="77777777" w:rsidR="00B0438F" w:rsidRDefault="00000000">
            <w:pPr>
              <w:pStyle w:val="Compact"/>
              <w:rPr>
                <w:del w:id="2732" w:author="Bermond Scoggins" w:date="2024-05-11T21:45:00Z"/>
              </w:rPr>
            </w:pPr>
            <w:del w:id="2733" w:author="Bermond Scoggins" w:date="2024-05-11T21:45:00Z">
              <w:r>
                <w:delText>Relations</w:delText>
              </w:r>
            </w:del>
          </w:p>
        </w:tc>
        <w:tc>
          <w:tcPr>
            <w:tcW w:w="0" w:type="auto"/>
          </w:tcPr>
          <w:p w14:paraId="3BF8CBA8" w14:textId="77777777" w:rsidR="00B0438F" w:rsidRDefault="00000000">
            <w:pPr>
              <w:pStyle w:val="Compact"/>
              <w:rPr>
                <w:del w:id="2734" w:author="Bermond Scoggins" w:date="2024-05-11T21:45:00Z"/>
              </w:rPr>
            </w:pPr>
            <w:del w:id="2735" w:author="Bermond Scoggins" w:date="2024-05-11T21:45:00Z">
              <w:r>
                <w:delText>IR</w:delText>
              </w:r>
            </w:del>
          </w:p>
        </w:tc>
        <w:tc>
          <w:tcPr>
            <w:tcW w:w="0" w:type="auto"/>
          </w:tcPr>
          <w:p w14:paraId="52A9C2F2" w14:textId="77777777" w:rsidR="00B0438F" w:rsidRDefault="00000000">
            <w:pPr>
              <w:pStyle w:val="Compact"/>
              <w:rPr>
                <w:del w:id="2736" w:author="Bermond Scoggins" w:date="2024-05-11T21:45:00Z"/>
              </w:rPr>
            </w:pPr>
            <w:del w:id="2737" w:author="Bermond Scoggins" w:date="2024-05-11T21:45:00Z">
              <w:r>
                <w:delText>132</w:delText>
              </w:r>
            </w:del>
          </w:p>
        </w:tc>
        <w:tc>
          <w:tcPr>
            <w:tcW w:w="0" w:type="auto"/>
          </w:tcPr>
          <w:p w14:paraId="55A8B2BA" w14:textId="77777777" w:rsidR="00B0438F" w:rsidRDefault="00000000">
            <w:pPr>
              <w:pStyle w:val="Compact"/>
              <w:rPr>
                <w:del w:id="2738" w:author="Bermond Scoggins" w:date="2024-05-11T21:45:00Z"/>
              </w:rPr>
            </w:pPr>
            <w:del w:id="2739" w:author="Bermond Scoggins" w:date="2024-05-11T21:45:00Z">
              <w:r>
                <w:delText>0.338</w:delText>
              </w:r>
            </w:del>
          </w:p>
        </w:tc>
        <w:tc>
          <w:tcPr>
            <w:tcW w:w="0" w:type="auto"/>
          </w:tcPr>
          <w:p w14:paraId="43DD6A3A" w14:textId="77777777" w:rsidR="00B0438F" w:rsidRDefault="00000000">
            <w:pPr>
              <w:pStyle w:val="Compact"/>
              <w:rPr>
                <w:del w:id="2740" w:author="Bermond Scoggins" w:date="2024-05-11T21:45:00Z"/>
              </w:rPr>
            </w:pPr>
            <w:del w:id="2741" w:author="Bermond Scoggins" w:date="2024-05-11T21:45:00Z">
              <w:r>
                <w:delText>Q4</w:delText>
              </w:r>
            </w:del>
          </w:p>
        </w:tc>
      </w:tr>
      <w:tr w:rsidR="00B0438F" w14:paraId="74258439" w14:textId="77777777">
        <w:trPr>
          <w:del w:id="2742" w:author="Bermond Scoggins" w:date="2024-05-11T21:45:00Z"/>
        </w:trPr>
        <w:tc>
          <w:tcPr>
            <w:tcW w:w="0" w:type="auto"/>
          </w:tcPr>
          <w:p w14:paraId="7C6AC35D" w14:textId="77777777" w:rsidR="00B0438F" w:rsidRDefault="00000000">
            <w:pPr>
              <w:pStyle w:val="Compact"/>
              <w:rPr>
                <w:del w:id="2743" w:author="Bermond Scoggins" w:date="2024-05-11T21:45:00Z"/>
              </w:rPr>
            </w:pPr>
            <w:del w:id="2744" w:author="Bermond Scoggins" w:date="2024-05-11T21:45:00Z">
              <w:r>
                <w:delText>Korea Observer</w:delText>
              </w:r>
            </w:del>
          </w:p>
        </w:tc>
        <w:tc>
          <w:tcPr>
            <w:tcW w:w="0" w:type="auto"/>
          </w:tcPr>
          <w:p w14:paraId="26D5B71B" w14:textId="77777777" w:rsidR="00B0438F" w:rsidRDefault="00000000">
            <w:pPr>
              <w:pStyle w:val="Compact"/>
              <w:rPr>
                <w:del w:id="2745" w:author="Bermond Scoggins" w:date="2024-05-11T21:45:00Z"/>
              </w:rPr>
            </w:pPr>
            <w:del w:id="2746" w:author="Bermond Scoggins" w:date="2024-05-11T21:45:00Z">
              <w:r>
                <w:delText>IR</w:delText>
              </w:r>
            </w:del>
          </w:p>
        </w:tc>
        <w:tc>
          <w:tcPr>
            <w:tcW w:w="0" w:type="auto"/>
          </w:tcPr>
          <w:p w14:paraId="6FDE4512" w14:textId="77777777" w:rsidR="00B0438F" w:rsidRDefault="00000000">
            <w:pPr>
              <w:pStyle w:val="Compact"/>
              <w:rPr>
                <w:del w:id="2747" w:author="Bermond Scoggins" w:date="2024-05-11T21:45:00Z"/>
              </w:rPr>
            </w:pPr>
            <w:del w:id="2748" w:author="Bermond Scoggins" w:date="2024-05-11T21:45:00Z">
              <w:r>
                <w:delText>150</w:delText>
              </w:r>
            </w:del>
          </w:p>
        </w:tc>
        <w:tc>
          <w:tcPr>
            <w:tcW w:w="0" w:type="auto"/>
          </w:tcPr>
          <w:p w14:paraId="3D0CC192" w14:textId="77777777" w:rsidR="00B0438F" w:rsidRDefault="00000000">
            <w:pPr>
              <w:pStyle w:val="Compact"/>
              <w:rPr>
                <w:del w:id="2749" w:author="Bermond Scoggins" w:date="2024-05-11T21:45:00Z"/>
              </w:rPr>
            </w:pPr>
            <w:del w:id="2750" w:author="Bermond Scoggins" w:date="2024-05-11T21:45:00Z">
              <w:r>
                <w:delText>0.286</w:delText>
              </w:r>
            </w:del>
          </w:p>
        </w:tc>
        <w:tc>
          <w:tcPr>
            <w:tcW w:w="0" w:type="auto"/>
          </w:tcPr>
          <w:p w14:paraId="2D6AC572" w14:textId="77777777" w:rsidR="00B0438F" w:rsidRDefault="00000000">
            <w:pPr>
              <w:pStyle w:val="Compact"/>
              <w:rPr>
                <w:del w:id="2751" w:author="Bermond Scoggins" w:date="2024-05-11T21:45:00Z"/>
              </w:rPr>
            </w:pPr>
            <w:del w:id="2752" w:author="Bermond Scoggins" w:date="2024-05-11T21:45:00Z">
              <w:r>
                <w:delText>Q4</w:delText>
              </w:r>
            </w:del>
          </w:p>
        </w:tc>
      </w:tr>
      <w:tr w:rsidR="00B0438F" w14:paraId="6D1ACA5C" w14:textId="77777777">
        <w:trPr>
          <w:del w:id="2753" w:author="Bermond Scoggins" w:date="2024-05-11T21:45:00Z"/>
        </w:trPr>
        <w:tc>
          <w:tcPr>
            <w:tcW w:w="0" w:type="auto"/>
          </w:tcPr>
          <w:p w14:paraId="5E4E686E" w14:textId="77777777" w:rsidR="00B0438F" w:rsidRDefault="00000000">
            <w:pPr>
              <w:pStyle w:val="Compact"/>
              <w:rPr>
                <w:del w:id="2754" w:author="Bermond Scoggins" w:date="2024-05-11T21:45:00Z"/>
              </w:rPr>
            </w:pPr>
            <w:del w:id="2755" w:author="Bermond Scoggins" w:date="2024-05-11T21:45:00Z">
              <w:r>
                <w:delText>Diplomacy &amp; Statecraft</w:delText>
              </w:r>
            </w:del>
          </w:p>
        </w:tc>
        <w:tc>
          <w:tcPr>
            <w:tcW w:w="0" w:type="auto"/>
          </w:tcPr>
          <w:p w14:paraId="01092931" w14:textId="77777777" w:rsidR="00B0438F" w:rsidRDefault="00000000">
            <w:pPr>
              <w:pStyle w:val="Compact"/>
              <w:rPr>
                <w:del w:id="2756" w:author="Bermond Scoggins" w:date="2024-05-11T21:45:00Z"/>
              </w:rPr>
            </w:pPr>
            <w:del w:id="2757" w:author="Bermond Scoggins" w:date="2024-05-11T21:45:00Z">
              <w:r>
                <w:delText>IR</w:delText>
              </w:r>
            </w:del>
          </w:p>
        </w:tc>
        <w:tc>
          <w:tcPr>
            <w:tcW w:w="0" w:type="auto"/>
          </w:tcPr>
          <w:p w14:paraId="577DFF7C" w14:textId="77777777" w:rsidR="00B0438F" w:rsidRDefault="00000000">
            <w:pPr>
              <w:pStyle w:val="Compact"/>
              <w:rPr>
                <w:del w:id="2758" w:author="Bermond Scoggins" w:date="2024-05-11T21:45:00Z"/>
              </w:rPr>
            </w:pPr>
            <w:del w:id="2759" w:author="Bermond Scoggins" w:date="2024-05-11T21:45:00Z">
              <w:r>
                <w:delText>236</w:delText>
              </w:r>
            </w:del>
          </w:p>
        </w:tc>
        <w:tc>
          <w:tcPr>
            <w:tcW w:w="0" w:type="auto"/>
          </w:tcPr>
          <w:p w14:paraId="17BF2B37" w14:textId="77777777" w:rsidR="00B0438F" w:rsidRDefault="00000000">
            <w:pPr>
              <w:pStyle w:val="Compact"/>
              <w:rPr>
                <w:del w:id="2760" w:author="Bermond Scoggins" w:date="2024-05-11T21:45:00Z"/>
              </w:rPr>
            </w:pPr>
            <w:del w:id="2761" w:author="Bermond Scoggins" w:date="2024-05-11T21:45:00Z">
              <w:r>
                <w:delText>0.264</w:delText>
              </w:r>
            </w:del>
          </w:p>
        </w:tc>
        <w:tc>
          <w:tcPr>
            <w:tcW w:w="0" w:type="auto"/>
          </w:tcPr>
          <w:p w14:paraId="1BE9A2E4" w14:textId="77777777" w:rsidR="00B0438F" w:rsidRDefault="00000000">
            <w:pPr>
              <w:pStyle w:val="Compact"/>
              <w:rPr>
                <w:del w:id="2762" w:author="Bermond Scoggins" w:date="2024-05-11T21:45:00Z"/>
              </w:rPr>
            </w:pPr>
            <w:del w:id="2763" w:author="Bermond Scoggins" w:date="2024-05-11T21:45:00Z">
              <w:r>
                <w:delText>Q4</w:delText>
              </w:r>
            </w:del>
          </w:p>
        </w:tc>
      </w:tr>
      <w:tr w:rsidR="00B0438F" w14:paraId="56DE3B75" w14:textId="77777777">
        <w:trPr>
          <w:del w:id="2764" w:author="Bermond Scoggins" w:date="2024-05-11T21:45:00Z"/>
        </w:trPr>
        <w:tc>
          <w:tcPr>
            <w:tcW w:w="0" w:type="auto"/>
          </w:tcPr>
          <w:p w14:paraId="37D21AD7" w14:textId="77777777" w:rsidR="00B0438F" w:rsidRDefault="00000000">
            <w:pPr>
              <w:pStyle w:val="Compact"/>
              <w:rPr>
                <w:del w:id="2765" w:author="Bermond Scoggins" w:date="2024-05-11T21:45:00Z"/>
              </w:rPr>
            </w:pPr>
            <w:del w:id="2766" w:author="Bermond Scoggins" w:date="2024-05-11T21:45:00Z">
              <w:r>
                <w:delText>Internasjonal Politikk</w:delText>
              </w:r>
            </w:del>
          </w:p>
        </w:tc>
        <w:tc>
          <w:tcPr>
            <w:tcW w:w="0" w:type="auto"/>
          </w:tcPr>
          <w:p w14:paraId="125C87D8" w14:textId="77777777" w:rsidR="00B0438F" w:rsidRDefault="00000000">
            <w:pPr>
              <w:pStyle w:val="Compact"/>
              <w:rPr>
                <w:del w:id="2767" w:author="Bermond Scoggins" w:date="2024-05-11T21:45:00Z"/>
              </w:rPr>
            </w:pPr>
            <w:del w:id="2768" w:author="Bermond Scoggins" w:date="2024-05-11T21:45:00Z">
              <w:r>
                <w:delText>IR</w:delText>
              </w:r>
            </w:del>
          </w:p>
        </w:tc>
        <w:tc>
          <w:tcPr>
            <w:tcW w:w="0" w:type="auto"/>
          </w:tcPr>
          <w:p w14:paraId="02D425DD" w14:textId="77777777" w:rsidR="00B0438F" w:rsidRDefault="00000000">
            <w:pPr>
              <w:pStyle w:val="Compact"/>
              <w:rPr>
                <w:del w:id="2769" w:author="Bermond Scoggins" w:date="2024-05-11T21:45:00Z"/>
              </w:rPr>
            </w:pPr>
            <w:del w:id="2770" w:author="Bermond Scoggins" w:date="2024-05-11T21:45:00Z">
              <w:r>
                <w:delText>54</w:delText>
              </w:r>
            </w:del>
          </w:p>
        </w:tc>
        <w:tc>
          <w:tcPr>
            <w:tcW w:w="0" w:type="auto"/>
          </w:tcPr>
          <w:p w14:paraId="1FBD5233" w14:textId="77777777" w:rsidR="00B0438F" w:rsidRDefault="00000000">
            <w:pPr>
              <w:pStyle w:val="Compact"/>
              <w:rPr>
                <w:del w:id="2771" w:author="Bermond Scoggins" w:date="2024-05-11T21:45:00Z"/>
              </w:rPr>
            </w:pPr>
            <w:del w:id="2772" w:author="Bermond Scoggins" w:date="2024-05-11T21:45:00Z">
              <w:r>
                <w:delText>0.264</w:delText>
              </w:r>
            </w:del>
          </w:p>
        </w:tc>
        <w:tc>
          <w:tcPr>
            <w:tcW w:w="0" w:type="auto"/>
          </w:tcPr>
          <w:p w14:paraId="3D0729E0" w14:textId="77777777" w:rsidR="00B0438F" w:rsidRDefault="00000000">
            <w:pPr>
              <w:pStyle w:val="Compact"/>
              <w:rPr>
                <w:del w:id="2773" w:author="Bermond Scoggins" w:date="2024-05-11T21:45:00Z"/>
              </w:rPr>
            </w:pPr>
            <w:del w:id="2774" w:author="Bermond Scoggins" w:date="2024-05-11T21:45:00Z">
              <w:r>
                <w:delText>Q4</w:delText>
              </w:r>
            </w:del>
          </w:p>
        </w:tc>
      </w:tr>
      <w:tr w:rsidR="00B0438F" w14:paraId="1BD4A2D6" w14:textId="77777777">
        <w:trPr>
          <w:del w:id="2775" w:author="Bermond Scoggins" w:date="2024-05-11T21:45:00Z"/>
        </w:trPr>
        <w:tc>
          <w:tcPr>
            <w:tcW w:w="0" w:type="auto"/>
          </w:tcPr>
          <w:p w14:paraId="269BE37A" w14:textId="77777777" w:rsidR="00B0438F" w:rsidRDefault="00000000">
            <w:pPr>
              <w:pStyle w:val="Compact"/>
              <w:rPr>
                <w:del w:id="2776" w:author="Bermond Scoggins" w:date="2024-05-11T21:45:00Z"/>
              </w:rPr>
            </w:pPr>
            <w:del w:id="2777" w:author="Bermond Scoggins" w:date="2024-05-11T21:45:00Z">
              <w:r>
                <w:delText>Asia-Pacific Review</w:delText>
              </w:r>
            </w:del>
          </w:p>
        </w:tc>
        <w:tc>
          <w:tcPr>
            <w:tcW w:w="0" w:type="auto"/>
          </w:tcPr>
          <w:p w14:paraId="45728F58" w14:textId="77777777" w:rsidR="00B0438F" w:rsidRDefault="00000000">
            <w:pPr>
              <w:pStyle w:val="Compact"/>
              <w:rPr>
                <w:del w:id="2778" w:author="Bermond Scoggins" w:date="2024-05-11T21:45:00Z"/>
              </w:rPr>
            </w:pPr>
            <w:del w:id="2779" w:author="Bermond Scoggins" w:date="2024-05-11T21:45:00Z">
              <w:r>
                <w:delText>IR</w:delText>
              </w:r>
            </w:del>
          </w:p>
        </w:tc>
        <w:tc>
          <w:tcPr>
            <w:tcW w:w="0" w:type="auto"/>
          </w:tcPr>
          <w:p w14:paraId="56F1FC82" w14:textId="77777777" w:rsidR="00B0438F" w:rsidRDefault="00000000">
            <w:pPr>
              <w:pStyle w:val="Compact"/>
              <w:rPr>
                <w:del w:id="2780" w:author="Bermond Scoggins" w:date="2024-05-11T21:45:00Z"/>
              </w:rPr>
            </w:pPr>
            <w:del w:id="2781" w:author="Bermond Scoggins" w:date="2024-05-11T21:45:00Z">
              <w:r>
                <w:delText>96</w:delText>
              </w:r>
            </w:del>
          </w:p>
        </w:tc>
        <w:tc>
          <w:tcPr>
            <w:tcW w:w="0" w:type="auto"/>
          </w:tcPr>
          <w:p w14:paraId="1C70E364" w14:textId="77777777" w:rsidR="00B0438F" w:rsidRDefault="00000000">
            <w:pPr>
              <w:pStyle w:val="Compact"/>
              <w:rPr>
                <w:del w:id="2782" w:author="Bermond Scoggins" w:date="2024-05-11T21:45:00Z"/>
              </w:rPr>
            </w:pPr>
            <w:del w:id="2783" w:author="Bermond Scoggins" w:date="2024-05-11T21:45:00Z">
              <w:r>
                <w:delText>n/a</w:delText>
              </w:r>
            </w:del>
          </w:p>
        </w:tc>
        <w:tc>
          <w:tcPr>
            <w:tcW w:w="0" w:type="auto"/>
          </w:tcPr>
          <w:p w14:paraId="31D036D7" w14:textId="77777777" w:rsidR="00B0438F" w:rsidRDefault="00000000">
            <w:pPr>
              <w:pStyle w:val="Compact"/>
              <w:rPr>
                <w:del w:id="2784" w:author="Bermond Scoggins" w:date="2024-05-11T21:45:00Z"/>
              </w:rPr>
            </w:pPr>
            <w:del w:id="2785" w:author="Bermond Scoggins" w:date="2024-05-11T21:45:00Z">
              <w:r>
                <w:delText>n/a</w:delText>
              </w:r>
            </w:del>
          </w:p>
        </w:tc>
      </w:tr>
      <w:tr w:rsidR="00B0438F" w14:paraId="50177BD9" w14:textId="77777777">
        <w:trPr>
          <w:del w:id="2786" w:author="Bermond Scoggins" w:date="2024-05-11T21:45:00Z"/>
        </w:trPr>
        <w:tc>
          <w:tcPr>
            <w:tcW w:w="0" w:type="auto"/>
          </w:tcPr>
          <w:p w14:paraId="47779F38" w14:textId="77777777" w:rsidR="00B0438F" w:rsidRDefault="00000000">
            <w:pPr>
              <w:pStyle w:val="Compact"/>
              <w:rPr>
                <w:del w:id="2787" w:author="Bermond Scoggins" w:date="2024-05-11T21:45:00Z"/>
              </w:rPr>
            </w:pPr>
            <w:del w:id="2788" w:author="Bermond Scoggins" w:date="2024-05-11T21:45:00Z">
              <w:r>
                <w:delText>Foro Internacional</w:delText>
              </w:r>
            </w:del>
          </w:p>
        </w:tc>
        <w:tc>
          <w:tcPr>
            <w:tcW w:w="0" w:type="auto"/>
          </w:tcPr>
          <w:p w14:paraId="5323F904" w14:textId="77777777" w:rsidR="00B0438F" w:rsidRDefault="00000000">
            <w:pPr>
              <w:pStyle w:val="Compact"/>
              <w:rPr>
                <w:del w:id="2789" w:author="Bermond Scoggins" w:date="2024-05-11T21:45:00Z"/>
              </w:rPr>
            </w:pPr>
            <w:del w:id="2790" w:author="Bermond Scoggins" w:date="2024-05-11T21:45:00Z">
              <w:r>
                <w:delText>IR</w:delText>
              </w:r>
            </w:del>
          </w:p>
        </w:tc>
        <w:tc>
          <w:tcPr>
            <w:tcW w:w="0" w:type="auto"/>
          </w:tcPr>
          <w:p w14:paraId="2614E7D8" w14:textId="77777777" w:rsidR="00B0438F" w:rsidRDefault="00000000">
            <w:pPr>
              <w:pStyle w:val="Compact"/>
              <w:rPr>
                <w:del w:id="2791" w:author="Bermond Scoggins" w:date="2024-05-11T21:45:00Z"/>
              </w:rPr>
            </w:pPr>
            <w:del w:id="2792" w:author="Bermond Scoggins" w:date="2024-05-11T21:45:00Z">
              <w:r>
                <w:delText>130</w:delText>
              </w:r>
            </w:del>
          </w:p>
        </w:tc>
        <w:tc>
          <w:tcPr>
            <w:tcW w:w="0" w:type="auto"/>
          </w:tcPr>
          <w:p w14:paraId="0B0F17B3" w14:textId="77777777" w:rsidR="00B0438F" w:rsidRDefault="00000000">
            <w:pPr>
              <w:pStyle w:val="Compact"/>
              <w:rPr>
                <w:del w:id="2793" w:author="Bermond Scoggins" w:date="2024-05-11T21:45:00Z"/>
              </w:rPr>
            </w:pPr>
            <w:del w:id="2794" w:author="Bermond Scoggins" w:date="2024-05-11T21:45:00Z">
              <w:r>
                <w:delText>n/a</w:delText>
              </w:r>
            </w:del>
          </w:p>
        </w:tc>
        <w:tc>
          <w:tcPr>
            <w:tcW w:w="0" w:type="auto"/>
          </w:tcPr>
          <w:p w14:paraId="5D0CD36A" w14:textId="77777777" w:rsidR="00B0438F" w:rsidRDefault="00000000">
            <w:pPr>
              <w:pStyle w:val="Compact"/>
              <w:rPr>
                <w:del w:id="2795" w:author="Bermond Scoggins" w:date="2024-05-11T21:45:00Z"/>
              </w:rPr>
            </w:pPr>
            <w:del w:id="2796" w:author="Bermond Scoggins" w:date="2024-05-11T21:45:00Z">
              <w:r>
                <w:delText>n/a</w:delText>
              </w:r>
            </w:del>
          </w:p>
        </w:tc>
      </w:tr>
      <w:tr w:rsidR="00B0438F" w14:paraId="3F927E72" w14:textId="77777777">
        <w:trPr>
          <w:del w:id="2797" w:author="Bermond Scoggins" w:date="2024-05-11T21:45:00Z"/>
        </w:trPr>
        <w:tc>
          <w:tcPr>
            <w:tcW w:w="0" w:type="auto"/>
          </w:tcPr>
          <w:p w14:paraId="2FF714B7" w14:textId="77777777" w:rsidR="00B0438F" w:rsidRDefault="00000000">
            <w:pPr>
              <w:pStyle w:val="Compact"/>
              <w:rPr>
                <w:del w:id="2798" w:author="Bermond Scoggins" w:date="2024-05-11T21:45:00Z"/>
              </w:rPr>
            </w:pPr>
            <w:del w:id="2799" w:author="Bermond Scoggins" w:date="2024-05-11T21:45:00Z">
              <w:r>
                <w:delText>Global Society</w:delText>
              </w:r>
            </w:del>
          </w:p>
        </w:tc>
        <w:tc>
          <w:tcPr>
            <w:tcW w:w="0" w:type="auto"/>
          </w:tcPr>
          <w:p w14:paraId="34E28500" w14:textId="77777777" w:rsidR="00B0438F" w:rsidRDefault="00000000">
            <w:pPr>
              <w:pStyle w:val="Compact"/>
              <w:rPr>
                <w:del w:id="2800" w:author="Bermond Scoggins" w:date="2024-05-11T21:45:00Z"/>
              </w:rPr>
            </w:pPr>
            <w:del w:id="2801" w:author="Bermond Scoggins" w:date="2024-05-11T21:45:00Z">
              <w:r>
                <w:delText>IR</w:delText>
              </w:r>
            </w:del>
          </w:p>
        </w:tc>
        <w:tc>
          <w:tcPr>
            <w:tcW w:w="0" w:type="auto"/>
          </w:tcPr>
          <w:p w14:paraId="711526A4" w14:textId="77777777" w:rsidR="00B0438F" w:rsidRDefault="00000000">
            <w:pPr>
              <w:pStyle w:val="Compact"/>
              <w:rPr>
                <w:del w:id="2802" w:author="Bermond Scoggins" w:date="2024-05-11T21:45:00Z"/>
              </w:rPr>
            </w:pPr>
            <w:del w:id="2803" w:author="Bermond Scoggins" w:date="2024-05-11T21:45:00Z">
              <w:r>
                <w:delText>501</w:delText>
              </w:r>
            </w:del>
          </w:p>
        </w:tc>
        <w:tc>
          <w:tcPr>
            <w:tcW w:w="0" w:type="auto"/>
          </w:tcPr>
          <w:p w14:paraId="53785305" w14:textId="77777777" w:rsidR="00B0438F" w:rsidRDefault="00000000">
            <w:pPr>
              <w:pStyle w:val="Compact"/>
              <w:rPr>
                <w:del w:id="2804" w:author="Bermond Scoggins" w:date="2024-05-11T21:45:00Z"/>
              </w:rPr>
            </w:pPr>
            <w:del w:id="2805" w:author="Bermond Scoggins" w:date="2024-05-11T21:45:00Z">
              <w:r>
                <w:delText>n/a</w:delText>
              </w:r>
            </w:del>
          </w:p>
        </w:tc>
        <w:tc>
          <w:tcPr>
            <w:tcW w:w="0" w:type="auto"/>
          </w:tcPr>
          <w:p w14:paraId="4A15C0CE" w14:textId="77777777" w:rsidR="00B0438F" w:rsidRDefault="00000000">
            <w:pPr>
              <w:pStyle w:val="Compact"/>
              <w:rPr>
                <w:del w:id="2806" w:author="Bermond Scoggins" w:date="2024-05-11T21:45:00Z"/>
              </w:rPr>
            </w:pPr>
            <w:del w:id="2807" w:author="Bermond Scoggins" w:date="2024-05-11T21:45:00Z">
              <w:r>
                <w:delText>n/a</w:delText>
              </w:r>
            </w:del>
          </w:p>
        </w:tc>
      </w:tr>
      <w:tr w:rsidR="00B0438F" w14:paraId="649296EC" w14:textId="77777777">
        <w:trPr>
          <w:del w:id="2808" w:author="Bermond Scoggins" w:date="2024-05-11T21:45:00Z"/>
        </w:trPr>
        <w:tc>
          <w:tcPr>
            <w:tcW w:w="0" w:type="auto"/>
          </w:tcPr>
          <w:p w14:paraId="7209AC8F" w14:textId="77777777" w:rsidR="00B0438F" w:rsidRDefault="00000000">
            <w:pPr>
              <w:pStyle w:val="Compact"/>
              <w:rPr>
                <w:del w:id="2809" w:author="Bermond Scoggins" w:date="2024-05-11T21:45:00Z"/>
              </w:rPr>
            </w:pPr>
            <w:del w:id="2810" w:author="Bermond Scoggins" w:date="2024-05-11T21:45:00Z">
              <w:r>
                <w:delText>Ipri Journal</w:delText>
              </w:r>
            </w:del>
          </w:p>
        </w:tc>
        <w:tc>
          <w:tcPr>
            <w:tcW w:w="0" w:type="auto"/>
          </w:tcPr>
          <w:p w14:paraId="782DDF49" w14:textId="77777777" w:rsidR="00B0438F" w:rsidRDefault="00000000">
            <w:pPr>
              <w:pStyle w:val="Compact"/>
              <w:rPr>
                <w:del w:id="2811" w:author="Bermond Scoggins" w:date="2024-05-11T21:45:00Z"/>
              </w:rPr>
            </w:pPr>
            <w:del w:id="2812" w:author="Bermond Scoggins" w:date="2024-05-11T21:45:00Z">
              <w:r>
                <w:delText>IR</w:delText>
              </w:r>
            </w:del>
          </w:p>
        </w:tc>
        <w:tc>
          <w:tcPr>
            <w:tcW w:w="0" w:type="auto"/>
          </w:tcPr>
          <w:p w14:paraId="12DBDE98" w14:textId="77777777" w:rsidR="00B0438F" w:rsidRDefault="00000000">
            <w:pPr>
              <w:pStyle w:val="Compact"/>
              <w:rPr>
                <w:del w:id="2813" w:author="Bermond Scoggins" w:date="2024-05-11T21:45:00Z"/>
              </w:rPr>
            </w:pPr>
            <w:del w:id="2814" w:author="Bermond Scoggins" w:date="2024-05-11T21:45:00Z">
              <w:r>
                <w:delText>30</w:delText>
              </w:r>
            </w:del>
          </w:p>
        </w:tc>
        <w:tc>
          <w:tcPr>
            <w:tcW w:w="0" w:type="auto"/>
          </w:tcPr>
          <w:p w14:paraId="17F7366D" w14:textId="77777777" w:rsidR="00B0438F" w:rsidRDefault="00000000">
            <w:pPr>
              <w:pStyle w:val="Compact"/>
              <w:rPr>
                <w:del w:id="2815" w:author="Bermond Scoggins" w:date="2024-05-11T21:45:00Z"/>
              </w:rPr>
            </w:pPr>
            <w:del w:id="2816" w:author="Bermond Scoggins" w:date="2024-05-11T21:45:00Z">
              <w:r>
                <w:delText>n/a</w:delText>
              </w:r>
            </w:del>
          </w:p>
        </w:tc>
        <w:tc>
          <w:tcPr>
            <w:tcW w:w="0" w:type="auto"/>
          </w:tcPr>
          <w:p w14:paraId="01EFB8D6" w14:textId="77777777" w:rsidR="00B0438F" w:rsidRDefault="00000000">
            <w:pPr>
              <w:pStyle w:val="Compact"/>
              <w:rPr>
                <w:del w:id="2817" w:author="Bermond Scoggins" w:date="2024-05-11T21:45:00Z"/>
              </w:rPr>
            </w:pPr>
            <w:del w:id="2818" w:author="Bermond Scoggins" w:date="2024-05-11T21:45:00Z">
              <w:r>
                <w:delText>n/a</w:delText>
              </w:r>
            </w:del>
          </w:p>
        </w:tc>
      </w:tr>
      <w:tr w:rsidR="00B0438F" w14:paraId="7C0D1C05" w14:textId="77777777">
        <w:trPr>
          <w:del w:id="2819" w:author="Bermond Scoggins" w:date="2024-05-11T21:45:00Z"/>
        </w:trPr>
        <w:tc>
          <w:tcPr>
            <w:tcW w:w="0" w:type="auto"/>
          </w:tcPr>
          <w:p w14:paraId="66B4C9E1" w14:textId="77777777" w:rsidR="00B0438F" w:rsidRDefault="00000000">
            <w:pPr>
              <w:pStyle w:val="Compact"/>
              <w:rPr>
                <w:del w:id="2820" w:author="Bermond Scoggins" w:date="2024-05-11T21:45:00Z"/>
              </w:rPr>
            </w:pPr>
            <w:del w:id="2821" w:author="Bermond Scoggins" w:date="2024-05-11T21:45:00Z">
              <w:r>
                <w:delText>Revista Unisci</w:delText>
              </w:r>
            </w:del>
          </w:p>
        </w:tc>
        <w:tc>
          <w:tcPr>
            <w:tcW w:w="0" w:type="auto"/>
          </w:tcPr>
          <w:p w14:paraId="40B1AE08" w14:textId="77777777" w:rsidR="00B0438F" w:rsidRDefault="00000000">
            <w:pPr>
              <w:pStyle w:val="Compact"/>
              <w:rPr>
                <w:del w:id="2822" w:author="Bermond Scoggins" w:date="2024-05-11T21:45:00Z"/>
              </w:rPr>
            </w:pPr>
            <w:del w:id="2823" w:author="Bermond Scoggins" w:date="2024-05-11T21:45:00Z">
              <w:r>
                <w:delText>IR</w:delText>
              </w:r>
            </w:del>
          </w:p>
        </w:tc>
        <w:tc>
          <w:tcPr>
            <w:tcW w:w="0" w:type="auto"/>
          </w:tcPr>
          <w:p w14:paraId="7B6E34F5" w14:textId="77777777" w:rsidR="00B0438F" w:rsidRDefault="00000000">
            <w:pPr>
              <w:pStyle w:val="Compact"/>
              <w:rPr>
                <w:del w:id="2824" w:author="Bermond Scoggins" w:date="2024-05-11T21:45:00Z"/>
              </w:rPr>
            </w:pPr>
            <w:del w:id="2825" w:author="Bermond Scoggins" w:date="2024-05-11T21:45:00Z">
              <w:r>
                <w:delText>57</w:delText>
              </w:r>
            </w:del>
          </w:p>
        </w:tc>
        <w:tc>
          <w:tcPr>
            <w:tcW w:w="0" w:type="auto"/>
          </w:tcPr>
          <w:p w14:paraId="4DF282DB" w14:textId="77777777" w:rsidR="00B0438F" w:rsidRDefault="00000000">
            <w:pPr>
              <w:pStyle w:val="Compact"/>
              <w:rPr>
                <w:del w:id="2826" w:author="Bermond Scoggins" w:date="2024-05-11T21:45:00Z"/>
              </w:rPr>
            </w:pPr>
            <w:del w:id="2827" w:author="Bermond Scoggins" w:date="2024-05-11T21:45:00Z">
              <w:r>
                <w:delText>n/a</w:delText>
              </w:r>
            </w:del>
          </w:p>
        </w:tc>
        <w:tc>
          <w:tcPr>
            <w:tcW w:w="0" w:type="auto"/>
          </w:tcPr>
          <w:p w14:paraId="6B92DBF4" w14:textId="77777777" w:rsidR="00B0438F" w:rsidRDefault="00000000">
            <w:pPr>
              <w:pStyle w:val="Compact"/>
              <w:rPr>
                <w:del w:id="2828" w:author="Bermond Scoggins" w:date="2024-05-11T21:45:00Z"/>
              </w:rPr>
            </w:pPr>
            <w:del w:id="2829" w:author="Bermond Scoggins" w:date="2024-05-11T21:45:00Z">
              <w:r>
                <w:delText>n/a</w:delText>
              </w:r>
            </w:del>
          </w:p>
        </w:tc>
      </w:tr>
      <w:tr w:rsidR="00B0438F" w14:paraId="1FB133D5" w14:textId="77777777">
        <w:trPr>
          <w:del w:id="2830" w:author="Bermond Scoggins" w:date="2024-05-11T21:45:00Z"/>
        </w:trPr>
        <w:tc>
          <w:tcPr>
            <w:tcW w:w="0" w:type="auto"/>
          </w:tcPr>
          <w:p w14:paraId="1DF8D9BD" w14:textId="77777777" w:rsidR="00B0438F" w:rsidRDefault="00000000">
            <w:pPr>
              <w:pStyle w:val="Compact"/>
              <w:rPr>
                <w:del w:id="2831" w:author="Bermond Scoggins" w:date="2024-05-11T21:45:00Z"/>
              </w:rPr>
            </w:pPr>
            <w:del w:id="2832" w:author="Bermond Scoggins" w:date="2024-05-11T21:45:00Z">
              <w:r>
                <w:delText>Strategic Analysis</w:delText>
              </w:r>
            </w:del>
          </w:p>
        </w:tc>
        <w:tc>
          <w:tcPr>
            <w:tcW w:w="0" w:type="auto"/>
          </w:tcPr>
          <w:p w14:paraId="6EC5ED1E" w14:textId="77777777" w:rsidR="00B0438F" w:rsidRDefault="00000000">
            <w:pPr>
              <w:pStyle w:val="Compact"/>
              <w:rPr>
                <w:del w:id="2833" w:author="Bermond Scoggins" w:date="2024-05-11T21:45:00Z"/>
              </w:rPr>
            </w:pPr>
            <w:del w:id="2834" w:author="Bermond Scoggins" w:date="2024-05-11T21:45:00Z">
              <w:r>
                <w:delText>IR</w:delText>
              </w:r>
            </w:del>
          </w:p>
        </w:tc>
        <w:tc>
          <w:tcPr>
            <w:tcW w:w="0" w:type="auto"/>
          </w:tcPr>
          <w:p w14:paraId="3A268059" w14:textId="77777777" w:rsidR="00B0438F" w:rsidRDefault="00000000">
            <w:pPr>
              <w:pStyle w:val="Compact"/>
              <w:rPr>
                <w:del w:id="2835" w:author="Bermond Scoggins" w:date="2024-05-11T21:45:00Z"/>
              </w:rPr>
            </w:pPr>
            <w:del w:id="2836" w:author="Bermond Scoggins" w:date="2024-05-11T21:45:00Z">
              <w:r>
                <w:delText>265</w:delText>
              </w:r>
            </w:del>
          </w:p>
        </w:tc>
        <w:tc>
          <w:tcPr>
            <w:tcW w:w="0" w:type="auto"/>
          </w:tcPr>
          <w:p w14:paraId="7216B81C" w14:textId="77777777" w:rsidR="00B0438F" w:rsidRDefault="00000000">
            <w:pPr>
              <w:pStyle w:val="Compact"/>
              <w:rPr>
                <w:del w:id="2837" w:author="Bermond Scoggins" w:date="2024-05-11T21:45:00Z"/>
              </w:rPr>
            </w:pPr>
            <w:del w:id="2838" w:author="Bermond Scoggins" w:date="2024-05-11T21:45:00Z">
              <w:r>
                <w:delText>n/a</w:delText>
              </w:r>
            </w:del>
          </w:p>
        </w:tc>
        <w:tc>
          <w:tcPr>
            <w:tcW w:w="0" w:type="auto"/>
          </w:tcPr>
          <w:p w14:paraId="6CA20BF2" w14:textId="77777777" w:rsidR="00B0438F" w:rsidRDefault="00000000">
            <w:pPr>
              <w:pStyle w:val="Compact"/>
              <w:rPr>
                <w:del w:id="2839" w:author="Bermond Scoggins" w:date="2024-05-11T21:45:00Z"/>
              </w:rPr>
            </w:pPr>
            <w:del w:id="2840" w:author="Bermond Scoggins" w:date="2024-05-11T21:45:00Z">
              <w:r>
                <w:delText>n/a</w:delText>
              </w:r>
            </w:del>
          </w:p>
        </w:tc>
      </w:tr>
    </w:tbl>
    <w:p w14:paraId="6C1E4206" w14:textId="77777777" w:rsidR="00B0438F" w:rsidRDefault="00000000">
      <w:pPr>
        <w:rPr>
          <w:del w:id="2841" w:author="Bermond Scoggins" w:date="2024-05-11T21:45:00Z"/>
        </w:rPr>
      </w:pPr>
      <w:del w:id="2842" w:author="Bermond Scoggins" w:date="2024-05-11T21:45:00Z">
        <w:r>
          <w:br w:type="page"/>
        </w:r>
      </w:del>
    </w:p>
    <w:p w14:paraId="5FD7E39A" w14:textId="77777777" w:rsidR="00B0438F" w:rsidRDefault="00000000">
      <w:pPr>
        <w:rPr>
          <w:del w:id="2843" w:author="Bermond Scoggins" w:date="2024-05-11T21:45:00Z"/>
        </w:rPr>
      </w:pPr>
      <w:del w:id="2844" w:author="Bermond Scoggins" w:date="2024-05-11T21:45:00Z">
        <w:r>
          <w:br w:type="page"/>
        </w:r>
      </w:del>
    </w:p>
    <w:p w14:paraId="78437BB6" w14:textId="77777777" w:rsidR="00B0438F" w:rsidRDefault="00000000">
      <w:pPr>
        <w:rPr>
          <w:del w:id="2845" w:author="Bermond Scoggins" w:date="2024-05-11T21:45:00Z"/>
        </w:rPr>
      </w:pPr>
      <w:del w:id="2846" w:author="Bermond Scoggins" w:date="2024-05-11T21:45:00Z">
        <w:r>
          <w:br w:type="page"/>
        </w:r>
      </w:del>
    </w:p>
    <w:p w14:paraId="4FEDDD1E" w14:textId="77777777" w:rsidR="00B0438F" w:rsidRDefault="00000000">
      <w:pPr>
        <w:pStyle w:val="Heading2"/>
        <w:rPr>
          <w:del w:id="2847" w:author="Bermond Scoggins" w:date="2024-05-11T21:45:00Z"/>
        </w:rPr>
      </w:pPr>
      <w:bookmarkStart w:id="2848" w:name="X95ac13ff499d1041388ed4befd8192caa18bdc7"/>
      <w:del w:id="2849" w:author="Bermond Scoggins" w:date="2024-05-11T21:45:00Z">
        <w:r>
          <w:rPr>
            <w:rStyle w:val="SectionNumber"/>
          </w:rPr>
          <w:delText>7.1</w:delText>
        </w:r>
        <w:r>
          <w:tab/>
          <w:delText>Identifying papers relying on data analysis</w:delText>
        </w:r>
      </w:del>
    </w:p>
    <w:p w14:paraId="02AA5392" w14:textId="7348A63B" w:rsidR="00626271" w:rsidRDefault="00000000">
      <w:pPr>
        <w:pStyle w:val="Bibliography"/>
        <w:pPrChange w:id="2850" w:author="Bermond Scoggins" w:date="2024-05-11T21:45:00Z">
          <w:pPr>
            <w:pStyle w:val="FirstParagraph"/>
          </w:pPr>
        </w:pPrChange>
      </w:pPr>
      <w:del w:id="2851" w:author="Bermond Scoggins" w:date="2024-05-11T21:45:00Z">
        <w:r>
          <w:delText>We defined data analysis papers as those that made any display or presentation of numerical data, most commonly in tables and graphs. Maps that included data-rich overlays and required software to produce were included in this category.</w:delText>
        </w:r>
      </w:del>
      <w:bookmarkEnd w:id="750"/>
      <w:bookmarkEnd w:id="2848"/>
    </w:p>
    <w:sectPr w:rsidR="00626271">
      <w:headerReference w:type="default" r:id="rId14"/>
      <w:footerReference w:type="default" r:id="rId1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8E242" w14:textId="77777777" w:rsidR="00F76C09" w:rsidRDefault="00F76C09">
      <w:pPr>
        <w:spacing w:after="0"/>
      </w:pPr>
      <w:r>
        <w:separator/>
      </w:r>
    </w:p>
  </w:endnote>
  <w:endnote w:type="continuationSeparator" w:id="0">
    <w:p w14:paraId="4667737A" w14:textId="77777777" w:rsidR="00F76C09" w:rsidRDefault="00F76C09">
      <w:pPr>
        <w:spacing w:after="0"/>
      </w:pPr>
      <w:r>
        <w:continuationSeparator/>
      </w:r>
    </w:p>
  </w:endnote>
  <w:endnote w:type="continuationNotice" w:id="1">
    <w:p w14:paraId="071EAC20" w14:textId="77777777" w:rsidR="00F76C09" w:rsidRDefault="00F76C0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DFB66" w14:textId="77777777" w:rsidR="00180EDE" w:rsidRDefault="00180E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B70DD" w14:textId="77777777" w:rsidR="00F76C09" w:rsidRDefault="00F76C09">
      <w:r>
        <w:separator/>
      </w:r>
    </w:p>
  </w:footnote>
  <w:footnote w:type="continuationSeparator" w:id="0">
    <w:p w14:paraId="1DB33163" w14:textId="77777777" w:rsidR="00F76C09" w:rsidRDefault="00F76C09">
      <w:r>
        <w:continuationSeparator/>
      </w:r>
    </w:p>
  </w:footnote>
  <w:footnote w:type="continuationNotice" w:id="1">
    <w:p w14:paraId="363EDFA1" w14:textId="77777777" w:rsidR="00F76C09" w:rsidRDefault="00F76C09">
      <w:pPr>
        <w:spacing w:after="0"/>
      </w:pPr>
    </w:p>
  </w:footnote>
  <w:footnote w:id="2">
    <w:p w14:paraId="7045939F" w14:textId="77777777" w:rsidR="00626271" w:rsidRDefault="00000000">
      <w:pPr>
        <w:pStyle w:val="FootnoteText"/>
      </w:pPr>
      <w:r>
        <w:rPr>
          <w:rStyle w:val="FootnoteReference"/>
        </w:rPr>
        <w:footnoteRef/>
      </w:r>
      <w:r>
        <w:t xml:space="preserve"> PhD Candidate, School of Politics and International Relations, Australian National University.</w:t>
      </w:r>
      <w:ins w:id="45" w:author="Bermond Scoggins" w:date="2024-05-11T21:45:00Z">
        <w:r>
          <w:t xml:space="preserve"> Postdoctoral Fellow, School of Social Sciences, Monash University.</w:t>
        </w:r>
      </w:ins>
      <w:r>
        <w:t xml:space="preserve"> Corresponding author. Email: </w:t>
      </w:r>
      <w:hyperlink r:id="rId1">
        <w:r>
          <w:rPr>
            <w:rStyle w:val="Hyperlink"/>
          </w:rPr>
          <w:t>bermond.scoggins@anu.edu.au</w:t>
        </w:r>
      </w:hyperlink>
      <w:r>
        <w:t>.</w:t>
      </w:r>
    </w:p>
  </w:footnote>
  <w:footnote w:id="3">
    <w:p w14:paraId="383D39B1" w14:textId="494BCB42" w:rsidR="00626271" w:rsidRDefault="00000000">
      <w:pPr>
        <w:pStyle w:val="FootnoteText"/>
      </w:pPr>
      <w:r>
        <w:rPr>
          <w:rStyle w:val="FootnoteReference"/>
        </w:rPr>
        <w:footnoteRef/>
      </w:r>
      <w:r>
        <w:t xml:space="preserve"> PhD Candidate, School of Politics and International Relations, Australian National University. </w:t>
      </w:r>
      <w:del w:id="46" w:author="Bermond Scoggins" w:date="2024-05-11T21:45:00Z">
        <w:r>
          <w:delText xml:space="preserve">Email: </w:delText>
        </w:r>
        <w:r>
          <w:fldChar w:fldCharType="begin"/>
        </w:r>
        <w:r>
          <w:delInstrText>HYPERLINK "mailto:m.p.roberston@anu.edu.au" \h</w:delInstrText>
        </w:r>
        <w:r>
          <w:fldChar w:fldCharType="separate"/>
        </w:r>
        <w:r>
          <w:rPr>
            <w:rStyle w:val="Hyperlink"/>
          </w:rPr>
          <w:delText>m.p.roberston@anu.edu.au</w:delText>
        </w:r>
        <w:r>
          <w:rPr>
            <w:rStyle w:val="Hyperlink"/>
          </w:rPr>
          <w:fldChar w:fldCharType="end"/>
        </w:r>
      </w:del>
      <w:ins w:id="47" w:author="Bermond Scoggins" w:date="2024-05-11T21:45:00Z">
        <w:r>
          <w:t xml:space="preserve">Senior Research Associate, Chair of Social Data Science, University of Mannheim. Email: </w:t>
        </w:r>
        <w:r>
          <w:fldChar w:fldCharType="begin"/>
        </w:r>
        <w:r>
          <w:instrText>HYPERLINK "mailto:matthew.peter.robertson@uni-mannheim.de" \h</w:instrText>
        </w:r>
        <w:r>
          <w:fldChar w:fldCharType="separate"/>
        </w:r>
        <w:r>
          <w:rPr>
            <w:rStyle w:val="Hyperlink"/>
          </w:rPr>
          <w:t>matthew.peter.robertson@uni-mannheim.de</w:t>
        </w:r>
        <w:r>
          <w:rPr>
            <w:rStyle w:val="Hyperlink"/>
          </w:rPr>
          <w:fldChar w:fldCharType="end"/>
        </w:r>
      </w:ins>
    </w:p>
  </w:footnote>
  <w:footnote w:id="4">
    <w:p w14:paraId="1FDB099A" w14:textId="77777777" w:rsidR="00626271" w:rsidRDefault="00000000">
      <w:pPr>
        <w:pStyle w:val="FootnoteText"/>
      </w:pPr>
      <w:ins w:id="72" w:author="Bermond Scoggins" w:date="2024-05-11T21:45:00Z">
        <w:r>
          <w:rPr>
            <w:rStyle w:val="FootnoteReference"/>
          </w:rPr>
          <w:footnoteRef/>
        </w:r>
        <w:r>
          <w:t xml:space="preserve"> (9) analyses 586 articles in six top political science and international relations journals – some of which have already adopted compulsory data availability policies – for 2014 and 2015. (10) </w:t>
        </w:r>
        <w:proofErr w:type="spellStart"/>
        <w:r>
          <w:t>analyse</w:t>
        </w:r>
        <w:proofErr w:type="spellEnd"/>
        <w:r>
          <w:t xml:space="preserve"> data availability in the articles of three journals in 2015. Grossman and </w:t>
        </w:r>
        <w:proofErr w:type="spellStart"/>
        <w:r>
          <w:t>Pedahzur</w:t>
        </w:r>
        <w:proofErr w:type="spellEnd"/>
        <w:r>
          <w:t xml:space="preserve"> (11) analyze 92 articles published in the Fall 2019 issues of six journals and argue that the field is now approaching a “replicability utopia”.</w:t>
        </w:r>
      </w:ins>
    </w:p>
  </w:footnote>
  <w:footnote w:id="5">
    <w:p w14:paraId="310C2BAB" w14:textId="77777777" w:rsidR="00626271" w:rsidRDefault="00000000">
      <w:pPr>
        <w:pStyle w:val="FootnoteText"/>
      </w:pPr>
      <w:r>
        <w:rPr>
          <w:rStyle w:val="FootnoteReference"/>
        </w:rPr>
        <w:footnoteRef/>
      </w:r>
      <w:r>
        <w:t xml:space="preserve"> A complete list of the journals can be found in the appendix.</w:t>
      </w:r>
    </w:p>
  </w:footnote>
  <w:footnote w:id="6">
    <w:p w14:paraId="706EF7F5" w14:textId="77777777" w:rsidR="00B0438F" w:rsidRDefault="00000000">
      <w:pPr>
        <w:pStyle w:val="FootnoteText"/>
      </w:pPr>
      <w:del w:id="77" w:author="Bermond Scoggins" w:date="2024-05-11T21:45:00Z">
        <w:r>
          <w:rPr>
            <w:rStyle w:val="FootnoteReference"/>
          </w:rPr>
          <w:footnoteRef/>
        </w:r>
        <w:r>
          <w:delText xml:space="preserve"> Grossman and Pedahzur (2020, 1) analyze 92 articles published in the Fall 2019 issues of six journals and argue that the field is now approaching a “replicability utopia,” wherein “virtually every evidence-based article in  (emphasis added) political science journals offers a methodological appendix, a downloadable repository of replication data, or both.” They argue that an increasing number of journals will adopt such practices over the next few years. Their findings show an improvement from the results of studies by Key and Stockemer et al. in previous years (2016; 2018).</w:delText>
        </w:r>
      </w:del>
    </w:p>
  </w:footnote>
  <w:footnote w:id="7">
    <w:p w14:paraId="3AF406FA" w14:textId="1315E055" w:rsidR="00626271" w:rsidRDefault="00000000">
      <w:pPr>
        <w:pStyle w:val="FootnoteText"/>
      </w:pPr>
      <w:r>
        <w:rPr>
          <w:rStyle w:val="FootnoteReference"/>
        </w:rPr>
        <w:footnoteRef/>
      </w:r>
      <w:r>
        <w:t xml:space="preserve"> The three journals are </w:t>
      </w:r>
      <w:del w:id="81" w:author="Bermond Scoggins" w:date="2024-05-11T21:45:00Z">
        <w:r>
          <w:delText xml:space="preserve">, , </w:delText>
        </w:r>
      </w:del>
      <w:ins w:id="82" w:author="Bermond Scoggins" w:date="2024-05-11T21:45:00Z">
        <w:r>
          <w:rPr>
            <w:i/>
            <w:iCs/>
          </w:rPr>
          <w:t>Electoral Studies</w:t>
        </w:r>
        <w:r>
          <w:t xml:space="preserve">, </w:t>
        </w:r>
        <w:r>
          <w:rPr>
            <w:i/>
            <w:iCs/>
          </w:rPr>
          <w:t>Party Politics</w:t>
        </w:r>
        <w:r>
          <w:t xml:space="preserve">, </w:t>
        </w:r>
        <w:r>
          <w:rPr>
            <w:i/>
            <w:iCs/>
          </w:rPr>
          <w:t>Journal of Elections, Public Opinion, and Parties</w:t>
        </w:r>
      </w:ins>
      <w:r>
        <w:t xml:space="preserve"> were analysed.</w:t>
      </w:r>
    </w:p>
  </w:footnote>
  <w:footnote w:id="8">
    <w:p w14:paraId="50790B77" w14:textId="77777777" w:rsidR="00B0438F" w:rsidRDefault="00000000">
      <w:pPr>
        <w:pStyle w:val="FootnoteText"/>
      </w:pPr>
      <w:del w:id="86" w:author="Bermond Scoggins" w:date="2024-05-11T21:45:00Z">
        <w:r>
          <w:rPr>
            <w:rStyle w:val="FootnoteReference"/>
          </w:rPr>
          <w:footnoteRef/>
        </w:r>
        <w:r>
          <w:delText xml:space="preserve"> The six journals analysed were , , , , , .</w:delText>
        </w:r>
      </w:del>
    </w:p>
  </w:footnote>
  <w:footnote w:id="9">
    <w:p w14:paraId="3EBC8614" w14:textId="77777777" w:rsidR="00626271" w:rsidRDefault="00000000">
      <w:pPr>
        <w:pStyle w:val="FootnoteText"/>
      </w:pPr>
      <w:ins w:id="88" w:author="Bermond Scoggins" w:date="2024-05-11T21:45:00Z">
        <w:r>
          <w:rPr>
            <w:rStyle w:val="FootnoteReference"/>
          </w:rPr>
          <w:footnoteRef/>
        </w:r>
        <w:r>
          <w:t xml:space="preserve"> The six journals </w:t>
        </w:r>
        <w:proofErr w:type="spellStart"/>
        <w:r>
          <w:t>analysed</w:t>
        </w:r>
        <w:proofErr w:type="spellEnd"/>
        <w:r>
          <w:t xml:space="preserve"> were </w:t>
        </w:r>
        <w:r>
          <w:rPr>
            <w:i/>
            <w:iCs/>
          </w:rPr>
          <w:t>American Political Science Review</w:t>
        </w:r>
        <w:r>
          <w:t xml:space="preserve">, </w:t>
        </w:r>
        <w:r>
          <w:rPr>
            <w:i/>
            <w:iCs/>
          </w:rPr>
          <w:t>American Journal of Political Science</w:t>
        </w:r>
        <w:r>
          <w:t xml:space="preserve">, </w:t>
        </w:r>
        <w:r>
          <w:rPr>
            <w:i/>
            <w:iCs/>
          </w:rPr>
          <w:t>British Journal of Political Science</w:t>
        </w:r>
        <w:r>
          <w:t xml:space="preserve">, </w:t>
        </w:r>
        <w:r>
          <w:rPr>
            <w:i/>
            <w:iCs/>
          </w:rPr>
          <w:t>International Organization</w:t>
        </w:r>
        <w:r>
          <w:t xml:space="preserve">, </w:t>
        </w:r>
        <w:r>
          <w:rPr>
            <w:i/>
            <w:iCs/>
          </w:rPr>
          <w:t>Journal of Politics</w:t>
        </w:r>
        <w:r>
          <w:t xml:space="preserve">, </w:t>
        </w:r>
        <w:r>
          <w:rPr>
            <w:i/>
            <w:iCs/>
          </w:rPr>
          <w:t>Political Analysis</w:t>
        </w:r>
      </w:ins>
    </w:p>
  </w:footnote>
  <w:footnote w:id="10">
    <w:p w14:paraId="61707E43" w14:textId="07D1B4E8" w:rsidR="00626271" w:rsidRDefault="00000000">
      <w:pPr>
        <w:pStyle w:val="FootnoteText"/>
      </w:pPr>
      <w:r>
        <w:rPr>
          <w:rStyle w:val="FootnoteReference"/>
        </w:rPr>
        <w:footnoteRef/>
      </w:r>
      <w:r>
        <w:t xml:space="preserve"> Summaries of these debates can be found in Lupia and Elman (</w:t>
      </w:r>
      <w:del w:id="123" w:author="Bermond Scoggins" w:date="2024-05-11T21:45:00Z">
        <w:r>
          <w:delText>2014</w:delText>
        </w:r>
      </w:del>
      <w:ins w:id="124" w:author="Bermond Scoggins" w:date="2024-05-11T21:45:00Z">
        <w:r>
          <w:t>24</w:t>
        </w:r>
      </w:ins>
      <w:r>
        <w:t xml:space="preserve">) and on the Dialogue on DART website </w:t>
      </w:r>
      <w:del w:id="125" w:author="Bermond Scoggins" w:date="2024-05-11T21:45:00Z">
        <w:r>
          <w:delText>(“Perspectives on DA-RT,” n.d.).</w:delText>
        </w:r>
      </w:del>
      <w:ins w:id="126" w:author="Bermond Scoggins" w:date="2024-05-11T21:45:00Z">
        <w:r>
          <w:t>(25).</w:t>
        </w:r>
      </w:ins>
    </w:p>
  </w:footnote>
  <w:footnote w:id="11">
    <w:p w14:paraId="33A8B7BE" w14:textId="77777777" w:rsidR="00626271" w:rsidRDefault="00000000">
      <w:pPr>
        <w:pStyle w:val="FootnoteText"/>
      </w:pPr>
      <w:r>
        <w:rPr>
          <w:rStyle w:val="FootnoteReference"/>
        </w:rPr>
        <w:footnoteRef/>
      </w:r>
      <w:r>
        <w:t xml:space="preserve"> We discuss these issues further in the results section.</w:t>
      </w:r>
    </w:p>
  </w:footnote>
  <w:footnote w:id="12">
    <w:p w14:paraId="6A9DC0F9" w14:textId="77777777" w:rsidR="00626271" w:rsidRDefault="00000000">
      <w:pPr>
        <w:pStyle w:val="FootnoteText"/>
      </w:pPr>
      <w:ins w:id="152" w:author="Bermond Scoggins" w:date="2024-05-11T21:45:00Z">
        <w:r>
          <w:rPr>
            <w:rStyle w:val="FootnoteReference"/>
          </w:rPr>
          <w:footnoteRef/>
        </w:r>
        <w:r>
          <w:t xml:space="preserve"> For instance, Lenz and </w:t>
        </w:r>
        <w:proofErr w:type="spellStart"/>
        <w:r>
          <w:t>Sahn</w:t>
        </w:r>
        <w:proofErr w:type="spellEnd"/>
        <w:r>
          <w:t xml:space="preserve"> (33) find that over 30% of observational studies published in the </w:t>
        </w:r>
        <w:r>
          <w:rPr>
            <w:i/>
            <w:iCs/>
          </w:rPr>
          <w:t>American Journal of Political Science</w:t>
        </w:r>
        <w:r>
          <w:t xml:space="preserve"> rely on suppression effects to achieve statistical significance. Being able to determine the influence of suppression effects requires access to the original data.</w:t>
        </w:r>
      </w:ins>
    </w:p>
  </w:footnote>
  <w:footnote w:id="13">
    <w:p w14:paraId="50D478C4" w14:textId="77777777" w:rsidR="00B0438F" w:rsidRDefault="00000000">
      <w:pPr>
        <w:pStyle w:val="FootnoteText"/>
      </w:pPr>
      <w:del w:id="161" w:author="Bermond Scoggins" w:date="2024-05-11T21:45:00Z">
        <w:r>
          <w:rPr>
            <w:rStyle w:val="FootnoteReference"/>
          </w:rPr>
          <w:footnoteRef/>
        </w:r>
        <w:r>
          <w:delText xml:space="preserve"> , the , and the .</w:delText>
        </w:r>
      </w:del>
    </w:p>
  </w:footnote>
  <w:footnote w:id="14">
    <w:p w14:paraId="3BE12B8C" w14:textId="77777777" w:rsidR="00B0438F" w:rsidRDefault="00000000">
      <w:pPr>
        <w:pStyle w:val="FootnoteText"/>
      </w:pPr>
      <w:del w:id="179" w:author="Bermond Scoggins" w:date="2024-05-11T21:45:00Z">
        <w:r>
          <w:rPr>
            <w:rStyle w:val="FootnoteReference"/>
          </w:rPr>
          <w:footnoteRef/>
        </w:r>
        <w:r>
          <w:delText xml:space="preserve"> Kristal et al. (2020) make note that their original study influenced policy.</w:delText>
        </w:r>
      </w:del>
    </w:p>
  </w:footnote>
  <w:footnote w:id="15">
    <w:p w14:paraId="4100FF34" w14:textId="77777777" w:rsidR="00626271" w:rsidRDefault="00000000">
      <w:pPr>
        <w:pStyle w:val="FootnoteText"/>
      </w:pPr>
      <w:r>
        <w:rPr>
          <w:rStyle w:val="FootnoteReference"/>
        </w:rPr>
        <w:footnoteRef/>
      </w:r>
      <w:r>
        <w:t xml:space="preserve"> As some journals publish both political science and international relations articles, the top 100 journals in each category overlapped.</w:t>
      </w:r>
      <w:ins w:id="207" w:author="Bermond Scoggins" w:date="2024-05-11T21:45:00Z">
        <w:r>
          <w:t xml:space="preserve"> These steps can be found in </w:t>
        </w:r>
        <w:r>
          <w:rPr>
            <w:rStyle w:val="VerbatimChar"/>
          </w:rPr>
          <w:t>./code/</w:t>
        </w:r>
        <w:proofErr w:type="spellStart"/>
        <w:r>
          <w:rPr>
            <w:rStyle w:val="VerbatimChar"/>
          </w:rPr>
          <w:t>R_updated</w:t>
        </w:r>
        <w:proofErr w:type="spellEnd"/>
        <w:r>
          <w:rPr>
            <w:rStyle w:val="VerbatimChar"/>
          </w:rPr>
          <w:t>/1.1_pull-crossref-data.R</w:t>
        </w:r>
      </w:ins>
    </w:p>
  </w:footnote>
  <w:footnote w:id="16">
    <w:p w14:paraId="5E4B3333" w14:textId="77777777" w:rsidR="00626271" w:rsidRDefault="00000000">
      <w:pPr>
        <w:pStyle w:val="FootnoteText"/>
      </w:pPr>
      <w:ins w:id="209" w:author="Bermond Scoggins" w:date="2024-05-11T21:45:00Z">
        <w:r>
          <w:rPr>
            <w:rStyle w:val="FootnoteReference"/>
          </w:rPr>
          <w:footnoteRef/>
        </w:r>
        <w:r>
          <w:t xml:space="preserve"> A more complete discussion of the choice of this field is found in </w:t>
        </w:r>
        <w:proofErr w:type="gramStart"/>
        <w:r>
          <w:t xml:space="preserve">the </w:t>
        </w:r>
        <w:r>
          <w:rPr>
            <w:rStyle w:val="VerbatimChar"/>
          </w:rPr>
          <w:t>.</w:t>
        </w:r>
        <w:proofErr w:type="gramEnd"/>
        <w:r>
          <w:rPr>
            <w:rStyle w:val="VerbatimChar"/>
          </w:rPr>
          <w:t>/</w:t>
        </w:r>
        <w:proofErr w:type="spellStart"/>
        <w:r>
          <w:rPr>
            <w:rStyle w:val="VerbatimChar"/>
          </w:rPr>
          <w:t>rr_code</w:t>
        </w:r>
        <w:proofErr w:type="spellEnd"/>
        <w:r>
          <w:rPr>
            <w:rStyle w:val="VerbatimChar"/>
          </w:rPr>
          <w:t>/</w:t>
        </w:r>
        <w:proofErr w:type="spellStart"/>
        <w:r>
          <w:rPr>
            <w:rStyle w:val="VerbatimChar"/>
          </w:rPr>
          <w:t>rr_crossref_date_field_choice_analysis.R</w:t>
        </w:r>
        <w:proofErr w:type="spellEnd"/>
        <w:r>
          <w:t xml:space="preserve"> file, in this paper’s code repository, which also shows the unintentional omission of seven journals due to this decision. Subsequent references to code files will all be found in the repository.</w:t>
        </w:r>
      </w:ins>
    </w:p>
  </w:footnote>
  <w:footnote w:id="17">
    <w:p w14:paraId="05F8060B" w14:textId="77777777" w:rsidR="00626271" w:rsidRDefault="00000000">
      <w:pPr>
        <w:pStyle w:val="FootnoteText"/>
      </w:pPr>
      <w:ins w:id="218" w:author="Bermond Scoggins" w:date="2024-05-11T21:45:00Z">
        <w:r>
          <w:rPr>
            <w:rStyle w:val="FootnoteReference"/>
          </w:rPr>
          <w:footnoteRef/>
        </w:r>
        <w:r>
          <w:t xml:space="preserve"> These steps can be found in </w:t>
        </w:r>
        <w:r>
          <w:rPr>
            <w:rStyle w:val="VerbatimChar"/>
          </w:rPr>
          <w:t>./</w:t>
        </w:r>
        <w:proofErr w:type="spellStart"/>
        <w:r>
          <w:rPr>
            <w:rStyle w:val="VerbatimChar"/>
          </w:rPr>
          <w:t>R_updated</w:t>
        </w:r>
        <w:proofErr w:type="spellEnd"/>
        <w:r>
          <w:rPr>
            <w:rStyle w:val="VerbatimChar"/>
          </w:rPr>
          <w:t>/2.1_gather-process-fulltext.R</w:t>
        </w:r>
        <w:r>
          <w:t xml:space="preserve"> and </w:t>
        </w:r>
        <w:r>
          <w:rPr>
            <w:rStyle w:val="VerbatimChar"/>
          </w:rPr>
          <w:t>./code/</w:t>
        </w:r>
        <w:proofErr w:type="spellStart"/>
        <w:r>
          <w:rPr>
            <w:rStyle w:val="VerbatimChar"/>
          </w:rPr>
          <w:t>R_updated</w:t>
        </w:r>
        <w:proofErr w:type="spellEnd"/>
        <w:r>
          <w:rPr>
            <w:rStyle w:val="VerbatimChar"/>
          </w:rPr>
          <w:t>/1.2_join-clean-crossref-data.R</w:t>
        </w:r>
      </w:ins>
    </w:p>
  </w:footnote>
  <w:footnote w:id="18">
    <w:p w14:paraId="170C97A9" w14:textId="77777777" w:rsidR="00626271" w:rsidRDefault="00000000">
      <w:pPr>
        <w:pStyle w:val="FootnoteText"/>
      </w:pPr>
      <w:ins w:id="222" w:author="Bermond Scoggins" w:date="2024-05-11T21:45:00Z">
        <w:r>
          <w:rPr>
            <w:rStyle w:val="FootnoteReference"/>
          </w:rPr>
          <w:footnoteRef/>
        </w:r>
        <w:r>
          <w:t xml:space="preserve"> </w:t>
        </w:r>
        <w:proofErr w:type="gramStart"/>
        <w:r>
          <w:t xml:space="preserve">See </w:t>
        </w:r>
        <w:r>
          <w:rPr>
            <w:rStyle w:val="VerbatimChar"/>
          </w:rPr>
          <w:t>.</w:t>
        </w:r>
        <w:proofErr w:type="gramEnd"/>
        <w:r>
          <w:rPr>
            <w:rStyle w:val="VerbatimChar"/>
          </w:rPr>
          <w:t>/code/</w:t>
        </w:r>
        <w:proofErr w:type="spellStart"/>
        <w:r>
          <w:rPr>
            <w:rStyle w:val="VerbatimChar"/>
          </w:rPr>
          <w:t>R_original</w:t>
        </w:r>
        <w:proofErr w:type="spellEnd"/>
        <w:r>
          <w:rPr>
            <w:rStyle w:val="VerbatimChar"/>
          </w:rPr>
          <w:t>/</w:t>
        </w:r>
        <w:proofErr w:type="spellStart"/>
        <w:r>
          <w:rPr>
            <w:rStyle w:val="VerbatimChar"/>
          </w:rPr>
          <w:t>count_quant_terms.R</w:t>
        </w:r>
      </w:ins>
      <w:proofErr w:type="spellEnd"/>
    </w:p>
  </w:footnote>
  <w:footnote w:id="19">
    <w:p w14:paraId="5922E2B1" w14:textId="77777777" w:rsidR="00626271" w:rsidRDefault="00000000">
      <w:pPr>
        <w:pStyle w:val="FootnoteText"/>
      </w:pPr>
      <w:r>
        <w:rPr>
          <w:rStyle w:val="FootnoteReference"/>
        </w:rPr>
        <w:footnoteRef/>
      </w:r>
      <w:r>
        <w:t xml:space="preserve"> A custom function was preferable to existing text analysis libraries like </w:t>
      </w:r>
      <w:r>
        <w:rPr>
          <w:rStyle w:val="VerbatimChar"/>
        </w:rPr>
        <w:t>quanteda</w:t>
      </w:r>
      <w:r>
        <w:t xml:space="preserve"> because of our need to capture regular expressions and asterisks.</w:t>
      </w:r>
    </w:p>
  </w:footnote>
  <w:footnote w:id="20">
    <w:p w14:paraId="2A5F9843" w14:textId="77777777" w:rsidR="00626271" w:rsidRDefault="00000000">
      <w:pPr>
        <w:pStyle w:val="FootnoteText"/>
      </w:pPr>
      <w:ins w:id="225" w:author="Bermond Scoggins" w:date="2024-05-11T21:45:00Z">
        <w:r>
          <w:rPr>
            <w:rStyle w:val="FootnoteReference"/>
          </w:rPr>
          <w:footnoteRef/>
        </w:r>
        <w:r>
          <w:t xml:space="preserve"> </w:t>
        </w:r>
        <w:r>
          <w:rPr>
            <w:rStyle w:val="VerbatimChar"/>
          </w:rPr>
          <w:t>./code/</w:t>
        </w:r>
        <w:proofErr w:type="spellStart"/>
        <w:r>
          <w:rPr>
            <w:rStyle w:val="VerbatimChar"/>
          </w:rPr>
          <w:t>R_updated</w:t>
        </w:r>
        <w:proofErr w:type="spellEnd"/>
        <w:r>
          <w:rPr>
            <w:rStyle w:val="VerbatimChar"/>
          </w:rPr>
          <w:t>/3.1_classify-fulltext-paper.R</w:t>
        </w:r>
        <w:r>
          <w:t xml:space="preserve"> describes the classification process and points to the complete list of hundreds of terms used to identify statistical inference papers – </w:t>
        </w:r>
        <w:proofErr w:type="gramStart"/>
        <w:r>
          <w:rPr>
            <w:rStyle w:val="VerbatimChar"/>
          </w:rPr>
          <w:t>./output/quant_dict_w_cats.txt</w:t>
        </w:r>
        <w:r>
          <w:t xml:space="preserve"> .</w:t>
        </w:r>
      </w:ins>
      <w:proofErr w:type="gramEnd"/>
    </w:p>
  </w:footnote>
  <w:footnote w:id="21">
    <w:p w14:paraId="306114C3" w14:textId="7419CA22" w:rsidR="00626271" w:rsidRDefault="00000000">
      <w:pPr>
        <w:pStyle w:val="FootnoteText"/>
      </w:pPr>
      <w:r>
        <w:rPr>
          <w:rStyle w:val="FootnoteReference"/>
        </w:rPr>
        <w:footnoteRef/>
      </w:r>
      <w:r>
        <w:t xml:space="preserve"> As an additional robustness check to predict open data and statistical inference papers, we </w:t>
      </w:r>
      <w:del w:id="228" w:author="Bermond Scoggins" w:date="2024-05-11T21:45:00Z">
        <w:r>
          <w:delText>estimated a series of bivariate logistic regressions using</w:delText>
        </w:r>
      </w:del>
      <w:ins w:id="229" w:author="Bermond Scoggins" w:date="2024-05-11T21:45:00Z">
        <w:r>
          <w:t>also attempted to use</w:t>
        </w:r>
      </w:ins>
      <w:r>
        <w:t xml:space="preserve"> the </w:t>
      </w:r>
      <w:del w:id="230" w:author="Bermond Scoggins" w:date="2024-05-11T21:45:00Z">
        <w:r>
          <w:delText>same DFMs. The predicted probability plots can be found</w:delText>
        </w:r>
      </w:del>
      <w:ins w:id="231" w:author="Bermond Scoggins" w:date="2024-05-11T21:45:00Z">
        <w:r>
          <w:t>Claude 3 Haiku model by Anthropic, but discontinued this experiment due to time and resource constraints, as detailed</w:t>
        </w:r>
      </w:ins>
      <w:r>
        <w:t xml:space="preserve"> in the </w:t>
      </w:r>
      <w:del w:id="232" w:author="Bermond Scoggins" w:date="2024-05-11T21:45:00Z">
        <w:r>
          <w:delText>appendix. These plots give a lower estimate than the machine learning models, though they are</w:delText>
        </w:r>
      </w:del>
      <w:ins w:id="233" w:author="Bermond Scoggins" w:date="2024-05-11T21:45:00Z">
        <w:r>
          <w:t>letter to reviewers</w:t>
        </w:r>
      </w:ins>
      <w:r>
        <w:t xml:space="preserve"> in the </w:t>
      </w:r>
      <w:del w:id="234" w:author="Bermond Scoggins" w:date="2024-05-11T21:45:00Z">
        <w:r>
          <w:delText>same broad range.</w:delText>
        </w:r>
      </w:del>
      <w:ins w:id="235" w:author="Bermond Scoggins" w:date="2024-05-11T21:45:00Z">
        <w:r>
          <w:t xml:space="preserve">replication materials. The code performing this work is </w:t>
        </w:r>
        <w:proofErr w:type="gramStart"/>
        <w:r>
          <w:t xml:space="preserve">in </w:t>
        </w:r>
        <w:r>
          <w:rPr>
            <w:rStyle w:val="VerbatimChar"/>
          </w:rPr>
          <w:t>.</w:t>
        </w:r>
        <w:proofErr w:type="gramEnd"/>
        <w:r>
          <w:rPr>
            <w:rStyle w:val="VerbatimChar"/>
          </w:rPr>
          <w:t>/code/</w:t>
        </w:r>
        <w:proofErr w:type="spellStart"/>
        <w:r>
          <w:rPr>
            <w:rStyle w:val="VerbatimChar"/>
          </w:rPr>
          <w:t>R_original</w:t>
        </w:r>
        <w:proofErr w:type="spellEnd"/>
        <w:r>
          <w:rPr>
            <w:rStyle w:val="VerbatimChar"/>
          </w:rPr>
          <w:t>/</w:t>
        </w:r>
        <w:proofErr w:type="spellStart"/>
        <w:r>
          <w:rPr>
            <w:rStyle w:val="VerbatimChar"/>
          </w:rPr>
          <w:t>ml_classifier_quant_papers.R</w:t>
        </w:r>
        <w:proofErr w:type="spellEnd"/>
        <w:r>
          <w:t xml:space="preserve">,  </w:t>
        </w:r>
        <w:r>
          <w:rPr>
            <w:rStyle w:val="VerbatimChar"/>
          </w:rPr>
          <w:t>./code/</w:t>
        </w:r>
        <w:proofErr w:type="spellStart"/>
        <w:r>
          <w:rPr>
            <w:rStyle w:val="VerbatimChar"/>
          </w:rPr>
          <w:t>R_updated</w:t>
        </w:r>
        <w:proofErr w:type="spellEnd"/>
        <w:r>
          <w:rPr>
            <w:rStyle w:val="VerbatimChar"/>
          </w:rPr>
          <w:t>/3.1_classify-fulltext-papers.R</w:t>
        </w:r>
        <w:r>
          <w:t xml:space="preserve">, and  </w:t>
        </w:r>
        <w:r>
          <w:rPr>
            <w:rStyle w:val="VerbatimChar"/>
          </w:rPr>
          <w:t>./rr_code/code/classify_quant_papers.py</w:t>
        </w:r>
      </w:ins>
    </w:p>
  </w:footnote>
  <w:footnote w:id="22">
    <w:p w14:paraId="17664F30" w14:textId="77777777" w:rsidR="00626271" w:rsidRDefault="00000000">
      <w:pPr>
        <w:pStyle w:val="FootnoteText"/>
      </w:pPr>
      <w:ins w:id="244" w:author="Bermond Scoggins" w:date="2024-05-11T21:45:00Z">
        <w:r>
          <w:rPr>
            <w:rStyle w:val="FootnoteReference"/>
          </w:rPr>
          <w:footnoteRef/>
        </w:r>
        <w:r>
          <w:t xml:space="preserve"> See </w:t>
        </w:r>
        <w:r>
          <w:rPr>
            <w:rStyle w:val="VerbatimChar"/>
          </w:rPr>
          <w:t>./code/</w:t>
        </w:r>
        <w:proofErr w:type="spellStart"/>
        <w:r>
          <w:rPr>
            <w:rStyle w:val="VerbatimChar"/>
          </w:rPr>
          <w:t>R_updated</w:t>
        </w:r>
        <w:proofErr w:type="spellEnd"/>
        <w:r>
          <w:rPr>
            <w:rStyle w:val="VerbatimChar"/>
          </w:rPr>
          <w:t>/4.1a_dataverse_query_journals.R</w:t>
        </w:r>
      </w:ins>
    </w:p>
  </w:footnote>
  <w:footnote w:id="23">
    <w:p w14:paraId="4AF8AFD1" w14:textId="77777777" w:rsidR="00626271" w:rsidRDefault="00000000">
      <w:pPr>
        <w:pStyle w:val="FootnoteText"/>
      </w:pPr>
      <w:ins w:id="246" w:author="Bermond Scoggins" w:date="2024-05-11T21:45:00Z">
        <w:r>
          <w:rPr>
            <w:rStyle w:val="FootnoteReference"/>
          </w:rPr>
          <w:footnoteRef/>
        </w:r>
        <w:r>
          <w:t xml:space="preserve"> See </w:t>
        </w:r>
        <w:r>
          <w:rPr>
            <w:rStyle w:val="VerbatimChar"/>
          </w:rPr>
          <w:t>./code/</w:t>
        </w:r>
        <w:proofErr w:type="spellStart"/>
        <w:r>
          <w:rPr>
            <w:rStyle w:val="VerbatimChar"/>
          </w:rPr>
          <w:t>R_updated</w:t>
        </w:r>
        <w:proofErr w:type="spellEnd"/>
        <w:r>
          <w:rPr>
            <w:rStyle w:val="VerbatimChar"/>
          </w:rPr>
          <w:t>/4.1_query-dataverse-with-titles.R</w:t>
        </w:r>
      </w:ins>
    </w:p>
  </w:footnote>
  <w:footnote w:id="24">
    <w:p w14:paraId="417DB46D" w14:textId="77777777" w:rsidR="00626271" w:rsidRDefault="00000000">
      <w:pPr>
        <w:pStyle w:val="FootnoteText"/>
      </w:pPr>
      <w:ins w:id="248" w:author="Bermond Scoggins" w:date="2024-05-11T21:45:00Z">
        <w:r>
          <w:rPr>
            <w:rStyle w:val="FootnoteReference"/>
          </w:rPr>
          <w:footnoteRef/>
        </w:r>
        <w:r>
          <w:t xml:space="preserve"> See </w:t>
        </w:r>
        <w:r>
          <w:rPr>
            <w:rStyle w:val="VerbatimChar"/>
          </w:rPr>
          <w:t>./code/</w:t>
        </w:r>
        <w:proofErr w:type="spellStart"/>
        <w:r>
          <w:rPr>
            <w:rStyle w:val="VerbatimChar"/>
          </w:rPr>
          <w:t>R_updated</w:t>
        </w:r>
        <w:proofErr w:type="spellEnd"/>
        <w:r>
          <w:rPr>
            <w:rStyle w:val="VerbatimChar"/>
          </w:rPr>
          <w:t>/4.1b_dataverse_link_to_papers.R</w:t>
        </w:r>
      </w:ins>
    </w:p>
  </w:footnote>
  <w:footnote w:id="25">
    <w:p w14:paraId="0E7F88BA" w14:textId="77777777" w:rsidR="00626271" w:rsidRDefault="00000000">
      <w:pPr>
        <w:pStyle w:val="FootnoteText"/>
      </w:pPr>
      <w:ins w:id="250" w:author="Bermond Scoggins" w:date="2024-05-11T21:45:00Z">
        <w:r>
          <w:rPr>
            <w:rStyle w:val="FootnoteReference"/>
          </w:rPr>
          <w:footnoteRef/>
        </w:r>
        <w:r>
          <w:t xml:space="preserve"> See </w:t>
        </w:r>
        <w:r>
          <w:rPr>
            <w:rStyle w:val="VerbatimChar"/>
          </w:rPr>
          <w:t>./code/</w:t>
        </w:r>
        <w:proofErr w:type="spellStart"/>
        <w:r>
          <w:rPr>
            <w:rStyle w:val="VerbatimChar"/>
          </w:rPr>
          <w:t>R_updated</w:t>
        </w:r>
        <w:proofErr w:type="spellEnd"/>
        <w:r>
          <w:rPr>
            <w:rStyle w:val="VerbatimChar"/>
          </w:rPr>
          <w:t>/4.1a_dataverse_query_journals.R</w:t>
        </w:r>
      </w:ins>
    </w:p>
  </w:footnote>
  <w:footnote w:id="26">
    <w:p w14:paraId="4DACF3DA" w14:textId="77777777" w:rsidR="00626271" w:rsidRDefault="00000000">
      <w:pPr>
        <w:pStyle w:val="FootnoteText"/>
      </w:pPr>
      <w:ins w:id="253" w:author="Bermond Scoggins" w:date="2024-05-11T21:45:00Z">
        <w:r>
          <w:rPr>
            <w:rStyle w:val="FootnoteReference"/>
          </w:rPr>
          <w:footnoteRef/>
        </w:r>
        <w:r>
          <w:t xml:space="preserve"> Terms like “replication data” are used in political science to refer to computational reproducibility materials such as open data and code.</w:t>
        </w:r>
      </w:ins>
    </w:p>
  </w:footnote>
  <w:footnote w:id="27">
    <w:p w14:paraId="7F13D971" w14:textId="77777777" w:rsidR="00626271" w:rsidRDefault="00000000">
      <w:pPr>
        <w:pStyle w:val="FootnoteText"/>
      </w:pPr>
      <w:ins w:id="254" w:author="Bermond Scoggins" w:date="2024-05-11T21:45:00Z">
        <w:r>
          <w:rPr>
            <w:rStyle w:val="FootnoteReference"/>
          </w:rPr>
          <w:footnoteRef/>
        </w:r>
        <w:r>
          <w:t xml:space="preserve"> </w:t>
        </w:r>
        <w:proofErr w:type="gramStart"/>
        <w:r>
          <w:t xml:space="preserve">See </w:t>
        </w:r>
        <w:r>
          <w:rPr>
            <w:rStyle w:val="VerbatimChar"/>
          </w:rPr>
          <w:t>.</w:t>
        </w:r>
        <w:proofErr w:type="gramEnd"/>
        <w:r>
          <w:rPr>
            <w:rStyle w:val="VerbatimChar"/>
          </w:rPr>
          <w:t>/code/</w:t>
        </w:r>
        <w:proofErr w:type="spellStart"/>
        <w:r>
          <w:rPr>
            <w:rStyle w:val="VerbatimChar"/>
          </w:rPr>
          <w:t>R_original</w:t>
        </w:r>
        <w:proofErr w:type="spellEnd"/>
        <w:r>
          <w:rPr>
            <w:rStyle w:val="VerbatimChar"/>
          </w:rPr>
          <w:t>/</w:t>
        </w:r>
        <w:proofErr w:type="spellStart"/>
        <w:r>
          <w:rPr>
            <w:rStyle w:val="VerbatimChar"/>
          </w:rPr>
          <w:t>supplementary_replication_mentions.R</w:t>
        </w:r>
        <w:proofErr w:type="spellEnd"/>
        <w:r>
          <w:t xml:space="preserve"> and  </w:t>
        </w:r>
        <w:r>
          <w:rPr>
            <w:rStyle w:val="VerbatimChar"/>
          </w:rPr>
          <w:t>./code/</w:t>
        </w:r>
        <w:proofErr w:type="spellStart"/>
        <w:r>
          <w:rPr>
            <w:rStyle w:val="VerbatimChar"/>
          </w:rPr>
          <w:t>R_updated</w:t>
        </w:r>
        <w:proofErr w:type="spellEnd"/>
        <w:r>
          <w:rPr>
            <w:rStyle w:val="VerbatimChar"/>
          </w:rPr>
          <w:t>/4.4_precarious-data.R</w:t>
        </w:r>
      </w:ins>
    </w:p>
  </w:footnote>
  <w:footnote w:id="28">
    <w:p w14:paraId="3789CFCB" w14:textId="77777777" w:rsidR="00626271" w:rsidRDefault="00000000">
      <w:pPr>
        <w:pStyle w:val="FootnoteText"/>
      </w:pPr>
      <w:ins w:id="257" w:author="Bermond Scoggins" w:date="2024-05-11T21:45:00Z">
        <w:r>
          <w:rPr>
            <w:rStyle w:val="FootnoteReference"/>
          </w:rPr>
          <w:footnoteRef/>
        </w:r>
        <w:r>
          <w:t xml:space="preserve"> Because we identified only five articles that referred to such repositories where the article was not already coded as having open data, we did not include them in the results. </w:t>
        </w:r>
        <w:proofErr w:type="gramStart"/>
        <w:r>
          <w:t xml:space="preserve">See </w:t>
        </w:r>
        <w:r>
          <w:rPr>
            <w:rStyle w:val="VerbatimChar"/>
          </w:rPr>
          <w:t>.</w:t>
        </w:r>
        <w:proofErr w:type="gramEnd"/>
        <w:r>
          <w:rPr>
            <w:rStyle w:val="VerbatimChar"/>
          </w:rPr>
          <w:t>/code/</w:t>
        </w:r>
        <w:proofErr w:type="spellStart"/>
        <w:r>
          <w:rPr>
            <w:rStyle w:val="VerbatimChar"/>
          </w:rPr>
          <w:t>R_original</w:t>
        </w:r>
        <w:proofErr w:type="spellEnd"/>
        <w:r>
          <w:rPr>
            <w:rStyle w:val="VerbatimChar"/>
          </w:rPr>
          <w:t>/</w:t>
        </w:r>
        <w:proofErr w:type="spellStart"/>
        <w:r>
          <w:rPr>
            <w:rStyle w:val="VerbatimChar"/>
          </w:rPr>
          <w:t>test_precarious_data.R</w:t>
        </w:r>
      </w:ins>
      <w:proofErr w:type="spellEnd"/>
    </w:p>
  </w:footnote>
  <w:footnote w:id="29">
    <w:p w14:paraId="3CF56F72" w14:textId="77777777" w:rsidR="00626271" w:rsidRDefault="00000000">
      <w:pPr>
        <w:pStyle w:val="FootnoteText"/>
      </w:pPr>
      <w:ins w:id="259" w:author="Bermond Scoggins" w:date="2024-05-11T21:45:00Z">
        <w:r>
          <w:rPr>
            <w:rStyle w:val="FootnoteReference"/>
          </w:rPr>
          <w:footnoteRef/>
        </w:r>
        <w:r>
          <w:t xml:space="preserve"> </w:t>
        </w:r>
        <w:proofErr w:type="gramStart"/>
        <w:r>
          <w:t xml:space="preserve">See </w:t>
        </w:r>
        <w:r>
          <w:rPr>
            <w:rStyle w:val="VerbatimChar"/>
          </w:rPr>
          <w:t>.</w:t>
        </w:r>
        <w:proofErr w:type="gramEnd"/>
        <w:r>
          <w:rPr>
            <w:rStyle w:val="VerbatimChar"/>
          </w:rPr>
          <w:t>/code/</w:t>
        </w:r>
        <w:proofErr w:type="spellStart"/>
        <w:r>
          <w:rPr>
            <w:rStyle w:val="VerbatimChar"/>
          </w:rPr>
          <w:t>R_original</w:t>
        </w:r>
        <w:proofErr w:type="spellEnd"/>
        <w:r>
          <w:rPr>
            <w:rStyle w:val="VerbatimChar"/>
          </w:rPr>
          <w:t>/</w:t>
        </w:r>
        <w:proofErr w:type="spellStart"/>
        <w:r>
          <w:rPr>
            <w:rStyle w:val="VerbatimChar"/>
          </w:rPr>
          <w:t>validate_dart_analysis.R</w:t>
        </w:r>
      </w:ins>
      <w:proofErr w:type="spellEnd"/>
    </w:p>
  </w:footnote>
  <w:footnote w:id="30">
    <w:p w14:paraId="2EC133F1" w14:textId="77777777" w:rsidR="00626271" w:rsidRDefault="00000000">
      <w:pPr>
        <w:pStyle w:val="FootnoteText"/>
      </w:pPr>
      <w:ins w:id="262" w:author="Bermond Scoggins" w:date="2024-05-11T21:45:00Z">
        <w:r>
          <w:rPr>
            <w:rStyle w:val="FootnoteReference"/>
          </w:rPr>
          <w:footnoteRef/>
        </w:r>
        <w:r>
          <w:t xml:space="preserve"> See </w:t>
        </w:r>
        <w:r>
          <w:rPr>
            <w:rStyle w:val="VerbatimChar"/>
          </w:rPr>
          <w:t>./code/</w:t>
        </w:r>
        <w:proofErr w:type="spellStart"/>
        <w:r>
          <w:rPr>
            <w:rStyle w:val="VerbatimChar"/>
          </w:rPr>
          <w:t>R_updated</w:t>
        </w:r>
        <w:proofErr w:type="spellEnd"/>
        <w:r>
          <w:rPr>
            <w:rStyle w:val="VerbatimChar"/>
          </w:rPr>
          <w:t>/5.2_identify-prereg.R</w:t>
        </w:r>
        <w:proofErr w:type="gramStart"/>
        <w:r>
          <w:t xml:space="preserve">,  </w:t>
        </w:r>
        <w:r>
          <w:rPr>
            <w:rStyle w:val="VerbatimChar"/>
          </w:rPr>
          <w:t>.</w:t>
        </w:r>
        <w:proofErr w:type="gramEnd"/>
        <w:r>
          <w:rPr>
            <w:rStyle w:val="VerbatimChar"/>
          </w:rPr>
          <w:t>/code/</w:t>
        </w:r>
        <w:proofErr w:type="spellStart"/>
        <w:r>
          <w:rPr>
            <w:rStyle w:val="VerbatimChar"/>
          </w:rPr>
          <w:t>R_original</w:t>
        </w:r>
        <w:proofErr w:type="spellEnd"/>
        <w:r>
          <w:rPr>
            <w:rStyle w:val="VerbatimChar"/>
          </w:rPr>
          <w:t>/</w:t>
        </w:r>
        <w:proofErr w:type="spellStart"/>
        <w:r>
          <w:rPr>
            <w:rStyle w:val="VerbatimChar"/>
          </w:rPr>
          <w:t>count_experimental_papers.R</w:t>
        </w:r>
        <w:proofErr w:type="spellEnd"/>
        <w:r>
          <w:t xml:space="preserve"> and  </w:t>
        </w:r>
        <w:r>
          <w:rPr>
            <w:rStyle w:val="VerbatimChar"/>
          </w:rPr>
          <w:t>./code/</w:t>
        </w:r>
        <w:proofErr w:type="spellStart"/>
        <w:r>
          <w:rPr>
            <w:rStyle w:val="VerbatimChar"/>
          </w:rPr>
          <w:t>R_original</w:t>
        </w:r>
        <w:proofErr w:type="spellEnd"/>
        <w:r>
          <w:rPr>
            <w:rStyle w:val="VerbatimChar"/>
          </w:rPr>
          <w:t>/</w:t>
        </w:r>
        <w:proofErr w:type="spellStart"/>
        <w:r>
          <w:rPr>
            <w:rStyle w:val="VerbatimChar"/>
          </w:rPr>
          <w:t>count_prereg_papers.R</w:t>
        </w:r>
      </w:ins>
      <w:proofErr w:type="spellEnd"/>
    </w:p>
  </w:footnote>
  <w:footnote w:id="31">
    <w:p w14:paraId="44F281FD" w14:textId="77777777" w:rsidR="00626271" w:rsidRDefault="00000000">
      <w:pPr>
        <w:pStyle w:val="FootnoteText"/>
      </w:pPr>
      <w:ins w:id="264" w:author="Bermond Scoggins" w:date="2024-05-11T21:45:00Z">
        <w:r>
          <w:rPr>
            <w:rStyle w:val="FootnoteReference"/>
          </w:rPr>
          <w:footnoteRef/>
        </w:r>
        <w:r>
          <w:t xml:space="preserve"> </w:t>
        </w:r>
        <w:r>
          <w:rPr>
            <w:rStyle w:val="VerbatimChar"/>
          </w:rPr>
          <w:t>./code/bash/rg_for_prereg_osf_egap_papers.sh</w:t>
        </w:r>
      </w:ins>
    </w:p>
  </w:footnote>
  <w:footnote w:id="32">
    <w:p w14:paraId="26718DCB" w14:textId="77777777" w:rsidR="00626271" w:rsidRDefault="00000000">
      <w:pPr>
        <w:pStyle w:val="FootnoteText"/>
      </w:pPr>
      <w:r>
        <w:rPr>
          <w:rStyle w:val="FootnoteReference"/>
        </w:rPr>
        <w:footnoteRef/>
      </w:r>
      <w:r>
        <w:t xml:space="preserve"> Gary King illustrated that by 1988 almost half of publications in the American Political Science Review were quantitative.</w:t>
      </w:r>
    </w:p>
  </w:footnote>
  <w:footnote w:id="33">
    <w:p w14:paraId="6D597824" w14:textId="5A7FBB13" w:rsidR="00626271" w:rsidRDefault="00000000">
      <w:pPr>
        <w:pStyle w:val="FootnoteText"/>
      </w:pPr>
      <w:r>
        <w:rPr>
          <w:rStyle w:val="FootnoteReference"/>
        </w:rPr>
        <w:footnoteRef/>
      </w:r>
      <w:r>
        <w:t xml:space="preserve"> The cutoff was established to focus on journals who publish more quantitative papers and for ease of viewing – the graph with all 158 journals with at least one statistical inference paper is very large</w:t>
      </w:r>
      <w:del w:id="291" w:author="Bermond Scoggins" w:date="2024-05-11T21:45:00Z">
        <w:r>
          <w:delText>.</w:delText>
        </w:r>
      </w:del>
      <w:ins w:id="292" w:author="Bermond Scoggins" w:date="2024-05-11T21:45:00Z">
        <w:r>
          <w:t xml:space="preserve"> and </w:t>
        </w:r>
        <w:proofErr w:type="gramStart"/>
        <w:r>
          <w:t>is located in</w:t>
        </w:r>
        <w:proofErr w:type="gramEnd"/>
        <w:r>
          <w:t xml:space="preserve"> the appendix.</w:t>
        </w:r>
      </w:ins>
    </w:p>
  </w:footnote>
  <w:footnote w:id="34">
    <w:p w14:paraId="1C62DD4A" w14:textId="2B7FA23D" w:rsidR="00626271" w:rsidRDefault="00000000">
      <w:pPr>
        <w:pStyle w:val="FootnoteText"/>
      </w:pPr>
      <w:r>
        <w:rPr>
          <w:rStyle w:val="FootnoteReference"/>
        </w:rPr>
        <w:footnoteRef/>
      </w:r>
      <w:r>
        <w:t xml:space="preserve"> The journals with over 50% open data are the </w:t>
      </w:r>
      <w:ins w:id="294" w:author="Bermond Scoggins" w:date="2024-05-11T21:45:00Z">
        <w:r>
          <w:rPr>
            <w:i/>
            <w:iCs/>
          </w:rPr>
          <w:t>American Journal of Political Science</w:t>
        </w:r>
      </w:ins>
      <w:r>
        <w:t xml:space="preserve">, the </w:t>
      </w:r>
      <w:ins w:id="295" w:author="Bermond Scoggins" w:date="2024-05-11T21:45:00Z">
        <w:r>
          <w:rPr>
            <w:i/>
            <w:iCs/>
          </w:rPr>
          <w:t>American Political Science Review</w:t>
        </w:r>
      </w:ins>
      <w:r>
        <w:t xml:space="preserve">, the </w:t>
      </w:r>
      <w:del w:id="296" w:author="Bermond Scoggins" w:date="2024-05-11T21:45:00Z">
        <w:r>
          <w:delText xml:space="preserve">, , , , , , , </w:delText>
        </w:r>
      </w:del>
      <w:ins w:id="297" w:author="Bermond Scoggins" w:date="2024-05-11T21:45:00Z">
        <w:r>
          <w:rPr>
            <w:i/>
            <w:iCs/>
          </w:rPr>
          <w:t>British Journal of Political Science</w:t>
        </w:r>
        <w:r>
          <w:t xml:space="preserve">, </w:t>
        </w:r>
        <w:r>
          <w:rPr>
            <w:i/>
            <w:iCs/>
          </w:rPr>
          <w:t>European Journal of Political Research</w:t>
        </w:r>
        <w:r>
          <w:t xml:space="preserve">, </w:t>
        </w:r>
        <w:r>
          <w:rPr>
            <w:i/>
            <w:iCs/>
          </w:rPr>
          <w:t>International Interactions</w:t>
        </w:r>
        <w:r>
          <w:t xml:space="preserve">, </w:t>
        </w:r>
        <w:r>
          <w:rPr>
            <w:i/>
            <w:iCs/>
          </w:rPr>
          <w:t>International Studies Quarterly</w:t>
        </w:r>
        <w:r>
          <w:t xml:space="preserve">, </w:t>
        </w:r>
        <w:r>
          <w:rPr>
            <w:i/>
            <w:iCs/>
          </w:rPr>
          <w:t>Journal of Conflict Resolution</w:t>
        </w:r>
        <w:r>
          <w:t xml:space="preserve">, </w:t>
        </w:r>
        <w:r>
          <w:rPr>
            <w:i/>
            <w:iCs/>
          </w:rPr>
          <w:t>Journal of Peace Research</w:t>
        </w:r>
        <w:r>
          <w:t xml:space="preserve">, </w:t>
        </w:r>
        <w:r>
          <w:rPr>
            <w:i/>
            <w:iCs/>
          </w:rPr>
          <w:t>Journal of Politics</w:t>
        </w:r>
        <w:r>
          <w:t xml:space="preserve">, </w:t>
        </w:r>
        <w:r>
          <w:rPr>
            <w:i/>
            <w:iCs/>
          </w:rPr>
          <w:t>Political Analysis</w:t>
        </w:r>
      </w:ins>
      <w:r>
        <w:t xml:space="preserve">, and </w:t>
      </w:r>
      <w:del w:id="298" w:author="Bermond Scoggins" w:date="2024-05-11T21:45:00Z">
        <w:r>
          <w:delText>.</w:delText>
        </w:r>
      </w:del>
      <w:ins w:id="299" w:author="Bermond Scoggins" w:date="2024-05-11T21:45:00Z">
        <w:r>
          <w:rPr>
            <w:i/>
            <w:iCs/>
          </w:rPr>
          <w:t>Political Science Research and Methods</w:t>
        </w:r>
        <w:r>
          <w:t>.</w:t>
        </w:r>
      </w:ins>
      <w:r>
        <w:t xml:space="preserve"> Those with over 20% open data include the </w:t>
      </w:r>
      <w:proofErr w:type="gramStart"/>
      <w:r>
        <w:t>aforementioned journals</w:t>
      </w:r>
      <w:proofErr w:type="gramEnd"/>
      <w:r>
        <w:t xml:space="preserve"> as well as </w:t>
      </w:r>
      <w:del w:id="300" w:author="Bermond Scoggins" w:date="2024-05-11T21:45:00Z">
        <w:r>
          <w:delText xml:space="preserve">, , , , and </w:delText>
        </w:r>
      </w:del>
      <w:ins w:id="301" w:author="Bermond Scoggins" w:date="2024-05-11T21:45:00Z">
        <w:r>
          <w:rPr>
            <w:i/>
            <w:iCs/>
          </w:rPr>
          <w:t>Comparative Political Studies</w:t>
        </w:r>
        <w:r>
          <w:t xml:space="preserve">, </w:t>
        </w:r>
        <w:r>
          <w:rPr>
            <w:i/>
            <w:iCs/>
          </w:rPr>
          <w:t>Conflict Management and Peace Science</w:t>
        </w:r>
        <w:r>
          <w:t xml:space="preserve">, </w:t>
        </w:r>
        <w:r>
          <w:rPr>
            <w:i/>
            <w:iCs/>
          </w:rPr>
          <w:t xml:space="preserve">International </w:t>
        </w:r>
        <w:proofErr w:type="spellStart"/>
        <w:r>
          <w:rPr>
            <w:i/>
            <w:iCs/>
          </w:rPr>
          <w:t>Organisation</w:t>
        </w:r>
        <w:proofErr w:type="spellEnd"/>
        <w:r>
          <w:t xml:space="preserve">, </w:t>
        </w:r>
        <w:r>
          <w:rPr>
            <w:i/>
            <w:iCs/>
          </w:rPr>
          <w:t>Legislative Studies Quarterly</w:t>
        </w:r>
        <w:r>
          <w:t xml:space="preserve">, and </w:t>
        </w:r>
        <w:r>
          <w:rPr>
            <w:i/>
            <w:iCs/>
          </w:rPr>
          <w:t xml:space="preserve">Political </w:t>
        </w:r>
        <w:proofErr w:type="spellStart"/>
        <w:r>
          <w:rPr>
            <w:i/>
            <w:iCs/>
          </w:rPr>
          <w:t>Behaviour</w:t>
        </w:r>
      </w:ins>
      <w:proofErr w:type="spellEnd"/>
      <w:r>
        <w:t>.</w:t>
      </w:r>
    </w:p>
  </w:footnote>
  <w:footnote w:id="35">
    <w:p w14:paraId="17D01C0E" w14:textId="77777777" w:rsidR="00626271" w:rsidRDefault="00000000">
      <w:pPr>
        <w:pStyle w:val="FootnoteText"/>
      </w:pPr>
      <w:r>
        <w:rPr>
          <w:rStyle w:val="FootnoteReference"/>
        </w:rPr>
        <w:footnoteRef/>
      </w:r>
      <w:r>
        <w:t xml:space="preserve"> A total of 27 journals signed the DA-RT statement. The majority of these journals publish quantitative research (as can be seen in Figure 2). Note that there are actually 20 DA-RT signatory journals in our dataset, but four of them have an insignificant number of statistical inference publications and so we omit them from the analysis.</w:t>
      </w:r>
    </w:p>
  </w:footnote>
  <w:footnote w:id="36">
    <w:p w14:paraId="25D0F318" w14:textId="77777777" w:rsidR="00626271" w:rsidRDefault="00000000">
      <w:pPr>
        <w:pStyle w:val="FootnoteText"/>
      </w:pPr>
      <w:r>
        <w:rPr>
          <w:rStyle w:val="FootnoteReference"/>
        </w:rPr>
        <w:footnoteRef/>
      </w:r>
      <w:r>
        <w:t xml:space="preserve"> Journals like the </w:t>
      </w:r>
      <w:ins w:id="333" w:author="Bermond Scoggins" w:date="2024-05-11T21:45:00Z">
        <w:r>
          <w:rPr>
            <w:i/>
            <w:iCs/>
          </w:rPr>
          <w:t>Journal of Politics</w:t>
        </w:r>
      </w:ins>
      <w:r>
        <w:t xml:space="preserve"> require authors to disclose a preregistration report or justify why they did not preregister their experiment.</w:t>
      </w:r>
    </w:p>
  </w:footnote>
  <w:footnote w:id="37">
    <w:p w14:paraId="5C0AA76C" w14:textId="77777777" w:rsidR="00626271" w:rsidRDefault="00000000">
      <w:pPr>
        <w:pStyle w:val="FootnoteText"/>
      </w:pPr>
      <w:r>
        <w:rPr>
          <w:rStyle w:val="FootnoteReference"/>
        </w:rPr>
        <w:footnoteRef/>
      </w:r>
      <w:r>
        <w:t xml:space="preserve"> For experiments, we acknowledge that these are by no means definitive criteria on which to judge the trustworthiness of a paper or finding. These practices should accompany efforts to build confidence in a finding through direct and conceptual replications.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13788" w14:textId="77777777" w:rsidR="00180EDE" w:rsidRDefault="00180E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D96343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A0CE74E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553850876">
    <w:abstractNumId w:val="0"/>
  </w:num>
  <w:num w:numId="2" w16cid:durableId="3299095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850536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mond Scoggins">
    <w15:presenceInfo w15:providerId="AD" w15:userId="S::u5859095@anu.edu.au::a54d91fc-23d9-44e2-b20e-6635e8f3ed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271"/>
    <w:rsid w:val="00180EDE"/>
    <w:rsid w:val="003F2E0E"/>
    <w:rsid w:val="00626271"/>
    <w:rsid w:val="00637672"/>
    <w:rsid w:val="009A6444"/>
    <w:rsid w:val="00B0438F"/>
    <w:rsid w:val="00D42A3C"/>
    <w:rsid w:val="00DD022C"/>
    <w:rsid w:val="00E0712B"/>
    <w:rsid w:val="00E21F44"/>
    <w:rsid w:val="00F76C09"/>
    <w:rsid w:val="00FE6DD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13C254"/>
  <w15:docId w15:val="{A36EAC75-568F-E048-903B-6C1E693B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rsid w:val="00180EDE"/>
    <w:pPr>
      <w:keepNext/>
      <w:keepLines/>
      <w:spacing w:before="200" w:after="0"/>
      <w:outlineLvl w:val="2"/>
      <w:pPrChange w:id="0" w:author="Bermond Scoggins" w:date="2024-05-11T21:45:00Z">
        <w:pPr>
          <w:keepNext/>
          <w:keepLines/>
          <w:spacing w:before="200"/>
          <w:outlineLvl w:val="2"/>
        </w:pPr>
      </w:pPrChange>
    </w:pPr>
    <w:rPr>
      <w:rFonts w:asciiTheme="majorHAnsi" w:eastAsiaTheme="majorEastAsia" w:hAnsiTheme="majorHAnsi" w:cstheme="majorBidi"/>
      <w:b/>
      <w:bCs/>
      <w:color w:val="4F81BD" w:themeColor="accent1"/>
      <w:rPrChange w:id="0" w:author="Bermond Scoggins" w:date="2024-05-11T21:45:00Z">
        <w:rPr>
          <w:rFonts w:asciiTheme="majorHAnsi" w:eastAsiaTheme="majorEastAsia" w:hAnsiTheme="majorHAnsi" w:cstheme="majorBidi"/>
          <w:b/>
          <w:bCs/>
          <w:color w:val="4F81BD" w:themeColor="accent1"/>
          <w:sz w:val="24"/>
          <w:szCs w:val="24"/>
          <w:lang w:val="en-US" w:eastAsia="en-US" w:bidi="ar-SA"/>
        </w:rPr>
      </w:rPrChange>
    </w:rPr>
  </w:style>
  <w:style w:type="paragraph" w:styleId="Heading4">
    <w:name w:val="heading 4"/>
    <w:basedOn w:val="Normal"/>
    <w:next w:val="BodyText"/>
    <w:uiPriority w:val="9"/>
    <w:unhideWhenUsed/>
    <w:qFormat/>
    <w:rsid w:val="00180EDE"/>
    <w:pPr>
      <w:keepNext/>
      <w:keepLines/>
      <w:spacing w:before="200" w:after="0"/>
      <w:outlineLvl w:val="3"/>
      <w:pPrChange w:id="1" w:author="Bermond Scoggins" w:date="2024-05-11T21:45:00Z">
        <w:pPr>
          <w:keepNext/>
          <w:keepLines/>
          <w:spacing w:before="200"/>
          <w:outlineLvl w:val="3"/>
        </w:pPr>
      </w:pPrChange>
    </w:pPr>
    <w:rPr>
      <w:rFonts w:asciiTheme="majorHAnsi" w:eastAsiaTheme="majorEastAsia" w:hAnsiTheme="majorHAnsi" w:cstheme="majorBidi"/>
      <w:bCs/>
      <w:i/>
      <w:color w:val="4F81BD" w:themeColor="accent1"/>
      <w:rPrChange w:id="1" w:author="Bermond Scoggins" w:date="2024-05-11T21:45:00Z">
        <w:rPr>
          <w:rFonts w:asciiTheme="majorHAnsi" w:eastAsiaTheme="majorEastAsia" w:hAnsiTheme="majorHAnsi" w:cstheme="majorBidi"/>
          <w:bCs/>
          <w:i/>
          <w:color w:val="4F81BD" w:themeColor="accent1"/>
          <w:sz w:val="24"/>
          <w:szCs w:val="24"/>
          <w:lang w:val="en-US" w:eastAsia="en-US" w:bidi="ar-SA"/>
        </w:rPr>
      </w:rPrChange>
    </w:rPr>
  </w:style>
  <w:style w:type="paragraph" w:styleId="Heading5">
    <w:name w:val="heading 5"/>
    <w:basedOn w:val="Normal"/>
    <w:next w:val="BodyText"/>
    <w:uiPriority w:val="9"/>
    <w:unhideWhenUsed/>
    <w:qFormat/>
    <w:rsid w:val="00180EDE"/>
    <w:pPr>
      <w:keepNext/>
      <w:keepLines/>
      <w:spacing w:before="200" w:after="0"/>
      <w:outlineLvl w:val="4"/>
      <w:pPrChange w:id="2" w:author="Bermond Scoggins" w:date="2024-05-11T21:45:00Z">
        <w:pPr>
          <w:keepNext/>
          <w:keepLines/>
          <w:spacing w:before="200"/>
          <w:outlineLvl w:val="4"/>
        </w:pPr>
      </w:pPrChange>
    </w:pPr>
    <w:rPr>
      <w:rFonts w:asciiTheme="majorHAnsi" w:eastAsiaTheme="majorEastAsia" w:hAnsiTheme="majorHAnsi" w:cstheme="majorBidi"/>
      <w:iCs/>
      <w:color w:val="4F81BD" w:themeColor="accent1"/>
      <w:rPrChange w:id="2" w:author="Bermond Scoggins" w:date="2024-05-11T21:45:00Z">
        <w:rPr>
          <w:rFonts w:asciiTheme="majorHAnsi" w:eastAsiaTheme="majorEastAsia" w:hAnsiTheme="majorHAnsi" w:cstheme="majorBidi"/>
          <w:iCs/>
          <w:color w:val="4F81BD" w:themeColor="accent1"/>
          <w:sz w:val="24"/>
          <w:szCs w:val="24"/>
          <w:lang w:val="en-US" w:eastAsia="en-US" w:bidi="ar-SA"/>
        </w:rPr>
      </w:rPrChange>
    </w:rPr>
  </w:style>
  <w:style w:type="paragraph" w:styleId="Heading6">
    <w:name w:val="heading 6"/>
    <w:basedOn w:val="Normal"/>
    <w:next w:val="BodyText"/>
    <w:uiPriority w:val="9"/>
    <w:unhideWhenUsed/>
    <w:qFormat/>
    <w:rsid w:val="00180EDE"/>
    <w:pPr>
      <w:keepNext/>
      <w:keepLines/>
      <w:spacing w:before="200" w:after="0"/>
      <w:outlineLvl w:val="5"/>
      <w:pPrChange w:id="3" w:author="Bermond Scoggins" w:date="2024-05-11T21:45:00Z">
        <w:pPr>
          <w:keepNext/>
          <w:keepLines/>
          <w:spacing w:before="200"/>
          <w:outlineLvl w:val="5"/>
        </w:pPr>
      </w:pPrChange>
    </w:pPr>
    <w:rPr>
      <w:rFonts w:asciiTheme="majorHAnsi" w:eastAsiaTheme="majorEastAsia" w:hAnsiTheme="majorHAnsi" w:cstheme="majorBidi"/>
      <w:color w:val="4F81BD" w:themeColor="accent1"/>
      <w:rPrChange w:id="3" w:author="Bermond Scoggins" w:date="2024-05-11T21:45:00Z">
        <w:rPr>
          <w:rFonts w:asciiTheme="majorHAnsi" w:eastAsiaTheme="majorEastAsia" w:hAnsiTheme="majorHAnsi" w:cstheme="majorBidi"/>
          <w:color w:val="4F81BD" w:themeColor="accent1"/>
          <w:sz w:val="24"/>
          <w:szCs w:val="24"/>
          <w:lang w:val="en-US" w:eastAsia="en-US" w:bidi="ar-SA"/>
        </w:rPr>
      </w:rPrChange>
    </w:rPr>
  </w:style>
  <w:style w:type="paragraph" w:styleId="Heading7">
    <w:name w:val="heading 7"/>
    <w:basedOn w:val="Normal"/>
    <w:next w:val="BodyText"/>
    <w:uiPriority w:val="9"/>
    <w:unhideWhenUsed/>
    <w:qFormat/>
    <w:rsid w:val="00180EDE"/>
    <w:pPr>
      <w:keepNext/>
      <w:keepLines/>
      <w:spacing w:before="200" w:after="0"/>
      <w:outlineLvl w:val="6"/>
      <w:pPrChange w:id="4" w:author="Bermond Scoggins" w:date="2024-05-11T21:45:00Z">
        <w:pPr>
          <w:keepNext/>
          <w:keepLines/>
          <w:spacing w:before="200"/>
          <w:outlineLvl w:val="6"/>
        </w:pPr>
      </w:pPrChange>
    </w:pPr>
    <w:rPr>
      <w:rFonts w:asciiTheme="majorHAnsi" w:eastAsiaTheme="majorEastAsia" w:hAnsiTheme="majorHAnsi" w:cstheme="majorBidi"/>
      <w:color w:val="4F81BD" w:themeColor="accent1"/>
      <w:rPrChange w:id="4" w:author="Bermond Scoggins" w:date="2024-05-11T21:45:00Z">
        <w:rPr>
          <w:rFonts w:asciiTheme="majorHAnsi" w:eastAsiaTheme="majorEastAsia" w:hAnsiTheme="majorHAnsi" w:cstheme="majorBidi"/>
          <w:color w:val="4F81BD" w:themeColor="accent1"/>
          <w:sz w:val="24"/>
          <w:szCs w:val="24"/>
          <w:lang w:val="en-US" w:eastAsia="en-US" w:bidi="ar-SA"/>
        </w:rPr>
      </w:rPrChange>
    </w:rPr>
  </w:style>
  <w:style w:type="paragraph" w:styleId="Heading8">
    <w:name w:val="heading 8"/>
    <w:basedOn w:val="Normal"/>
    <w:next w:val="BodyText"/>
    <w:uiPriority w:val="9"/>
    <w:unhideWhenUsed/>
    <w:qFormat/>
    <w:rsid w:val="00180EDE"/>
    <w:pPr>
      <w:keepNext/>
      <w:keepLines/>
      <w:spacing w:before="200" w:after="0"/>
      <w:outlineLvl w:val="7"/>
      <w:pPrChange w:id="5" w:author="Bermond Scoggins" w:date="2024-05-11T21:45:00Z">
        <w:pPr>
          <w:keepNext/>
          <w:keepLines/>
          <w:spacing w:before="200"/>
          <w:outlineLvl w:val="7"/>
        </w:pPr>
      </w:pPrChange>
    </w:pPr>
    <w:rPr>
      <w:rFonts w:asciiTheme="majorHAnsi" w:eastAsiaTheme="majorEastAsia" w:hAnsiTheme="majorHAnsi" w:cstheme="majorBidi"/>
      <w:color w:val="4F81BD" w:themeColor="accent1"/>
      <w:rPrChange w:id="5" w:author="Bermond Scoggins" w:date="2024-05-11T21:45:00Z">
        <w:rPr>
          <w:rFonts w:asciiTheme="majorHAnsi" w:eastAsiaTheme="majorEastAsia" w:hAnsiTheme="majorHAnsi" w:cstheme="majorBidi"/>
          <w:color w:val="4F81BD" w:themeColor="accent1"/>
          <w:sz w:val="24"/>
          <w:szCs w:val="24"/>
          <w:lang w:val="en-US" w:eastAsia="en-US" w:bidi="ar-SA"/>
        </w:rPr>
      </w:rPrChange>
    </w:rPr>
  </w:style>
  <w:style w:type="paragraph" w:styleId="Heading9">
    <w:name w:val="heading 9"/>
    <w:basedOn w:val="Normal"/>
    <w:next w:val="BodyText"/>
    <w:uiPriority w:val="9"/>
    <w:unhideWhenUsed/>
    <w:qFormat/>
    <w:rsid w:val="00180EDE"/>
    <w:pPr>
      <w:keepNext/>
      <w:keepLines/>
      <w:spacing w:before="200" w:after="0"/>
      <w:outlineLvl w:val="8"/>
      <w:pPrChange w:id="6" w:author="Bermond Scoggins" w:date="2024-05-11T21:45:00Z">
        <w:pPr>
          <w:keepNext/>
          <w:keepLines/>
          <w:spacing w:before="200"/>
          <w:outlineLvl w:val="8"/>
        </w:pPr>
      </w:pPrChange>
    </w:pPr>
    <w:rPr>
      <w:rFonts w:asciiTheme="majorHAnsi" w:eastAsiaTheme="majorEastAsia" w:hAnsiTheme="majorHAnsi" w:cstheme="majorBidi"/>
      <w:color w:val="4F81BD" w:themeColor="accent1"/>
      <w:rPrChange w:id="6" w:author="Bermond Scoggins" w:date="2024-05-11T21:45:00Z">
        <w:rPr>
          <w:rFonts w:asciiTheme="majorHAnsi" w:eastAsiaTheme="majorEastAsia" w:hAnsiTheme="majorHAnsi" w:cstheme="majorBidi"/>
          <w:color w:val="4F81BD" w:themeColor="accent1"/>
          <w:sz w:val="24"/>
          <w:szCs w:val="24"/>
          <w:lang w:val="en-US" w:eastAsia="en-US" w:bidi="ar-SA"/>
        </w:rPr>
      </w:rPrChang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sid w:val="00180EDE"/>
    <w:pPr>
      <w:spacing w:before="240"/>
      <w:pPrChange w:id="7" w:author="Bermond Scoggins" w:date="2024-05-11T21:45:00Z">
        <w:pPr>
          <w:keepNext/>
          <w:keepLines/>
          <w:spacing w:before="240" w:after="240"/>
          <w:jc w:val="center"/>
        </w:pPr>
      </w:pPrChange>
    </w:pPr>
    <w:rPr>
      <w:sz w:val="30"/>
      <w:szCs w:val="30"/>
      <w:rPrChange w:id="7" w:author="Bermond Scoggins" w:date="2024-05-11T21:45:00Z">
        <w:rPr>
          <w:rFonts w:asciiTheme="majorHAnsi" w:eastAsiaTheme="majorEastAsia" w:hAnsiTheme="majorHAnsi" w:cstheme="majorBidi"/>
          <w:b/>
          <w:bCs/>
          <w:color w:val="345A8A" w:themeColor="accent1" w:themeShade="B5"/>
          <w:sz w:val="30"/>
          <w:szCs w:val="30"/>
          <w:lang w:val="en-US" w:eastAsia="en-US" w:bidi="ar-SA"/>
        </w:rPr>
      </w:rPrChange>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180EDE"/>
    <w:pPr>
      <w:spacing w:before="100" w:after="100"/>
      <w:ind w:left="480" w:right="480"/>
      <w:pPrChange w:id="8" w:author="Bermond Scoggins" w:date="2024-05-11T21:45:00Z">
        <w:pPr>
          <w:spacing w:before="100" w:after="100"/>
          <w:ind w:left="480" w:right="480"/>
        </w:pPr>
      </w:pPrChange>
    </w:pPr>
    <w:rPr>
      <w:rPrChange w:id="8" w:author="Bermond Scoggins" w:date="2024-05-11T21:45:00Z">
        <w:rPr>
          <w:rFonts w:asciiTheme="minorHAnsi" w:eastAsiaTheme="minorHAnsi" w:hAnsiTheme="minorHAnsi" w:cstheme="minorBidi"/>
          <w:sz w:val="24"/>
          <w:szCs w:val="24"/>
          <w:lang w:val="en-US" w:eastAsia="en-US" w:bidi="ar-SA"/>
        </w:rPr>
      </w:rPrChange>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180EDE"/>
    <w:pPr>
      <w:spacing w:after="120"/>
      <w:pPrChange w:id="9" w:author="Bermond Scoggins" w:date="2024-05-11T21:45:00Z">
        <w:pPr>
          <w:spacing w:after="120"/>
        </w:pPr>
      </w:pPrChange>
    </w:pPr>
    <w:rPr>
      <w:i/>
      <w:rPrChange w:id="9" w:author="Bermond Scoggins" w:date="2024-05-11T21:45:00Z">
        <w:rPr>
          <w:rFonts w:asciiTheme="minorHAnsi" w:eastAsiaTheme="minorHAnsi" w:hAnsiTheme="minorHAnsi" w:cstheme="minorBidi"/>
          <w:i/>
          <w:sz w:val="24"/>
          <w:szCs w:val="24"/>
          <w:lang w:val="en-US" w:eastAsia="en-US" w:bidi="ar-SA"/>
        </w:rPr>
      </w:rPrChange>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Pr>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sid w:val="00180EDE"/>
    <w:rPr>
      <w:i w:val="0"/>
      <w:rPrChange w:id="10" w:author="Bermond Scoggins" w:date="2024-05-11T21:45:00Z">
        <w:rPr/>
      </w:rPrChange>
    </w:rPr>
  </w:style>
  <w:style w:type="character" w:styleId="FootnoteReference">
    <w:name w:val="footnote reference"/>
    <w:basedOn w:val="CaptionChar"/>
    <w:rsid w:val="00180EDE"/>
    <w:rPr>
      <w:i w:val="0"/>
      <w:vertAlign w:val="superscript"/>
      <w:rPrChange w:id="11" w:author="Bermond Scoggins" w:date="2024-05-11T21:45:00Z">
        <w:rPr>
          <w:vertAlign w:val="superscript"/>
        </w:rPr>
      </w:rPrChange>
    </w:rPr>
  </w:style>
  <w:style w:type="character" w:styleId="Hyperlink">
    <w:name w:val="Hyperlink"/>
    <w:basedOn w:val="CaptionChar"/>
    <w:rsid w:val="00180EDE"/>
    <w:rPr>
      <w:i w:val="0"/>
      <w:color w:val="4F81BD" w:themeColor="accent1"/>
      <w:rPrChange w:id="12" w:author="Bermond Scoggins" w:date="2024-05-11T21:45:00Z">
        <w:rPr>
          <w:color w:val="4F81BD" w:themeColor="accent1"/>
        </w:rPr>
      </w:rPrChange>
    </w:rPr>
  </w:style>
  <w:style w:type="paragraph" w:styleId="TOCHeading">
    <w:name w:val="TOC Heading"/>
    <w:basedOn w:val="Heading1"/>
    <w:next w:val="BodyText"/>
    <w:uiPriority w:val="39"/>
    <w:unhideWhenUsed/>
    <w:qFormat/>
    <w:rsid w:val="00180EDE"/>
    <w:pPr>
      <w:spacing w:before="240" w:line="259" w:lineRule="auto"/>
      <w:outlineLvl w:val="9"/>
      <w:pPrChange w:id="13" w:author="Bermond Scoggins" w:date="2024-05-11T21:45:00Z">
        <w:pPr>
          <w:keepNext/>
          <w:keepLines/>
          <w:spacing w:before="240" w:line="259" w:lineRule="auto"/>
        </w:pPr>
      </w:pPrChange>
    </w:pPr>
    <w:rPr>
      <w:b w:val="0"/>
      <w:bCs w:val="0"/>
      <w:color w:val="365F91" w:themeColor="accent1" w:themeShade="BF"/>
      <w:rPrChange w:id="13" w:author="Bermond Scoggins" w:date="2024-05-11T21:45:00Z">
        <w:rPr>
          <w:rFonts w:asciiTheme="majorHAnsi" w:eastAsiaTheme="majorEastAsia" w:hAnsiTheme="majorHAnsi" w:cstheme="majorBidi"/>
          <w:color w:val="365F91" w:themeColor="accent1" w:themeShade="BF"/>
          <w:sz w:val="32"/>
          <w:szCs w:val="32"/>
          <w:lang w:val="en-US" w:eastAsia="en-US" w:bidi="ar-SA"/>
        </w:rPr>
      </w:rPrChange>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sid w:val="00180EDE"/>
    <w:rPr>
      <w:rFonts w:ascii="Consolas" w:hAnsi="Consolas"/>
      <w:b/>
      <w:i w:val="0"/>
      <w:color w:val="204A87"/>
      <w:sz w:val="22"/>
      <w:shd w:val="clear" w:color="auto" w:fill="F8F8F8"/>
      <w:rPrChange w:id="14" w:author="Bermond Scoggins" w:date="2024-05-11T21:45:00Z">
        <w:rPr>
          <w:rFonts w:ascii="Consolas" w:hAnsi="Consolas"/>
          <w:b/>
          <w:color w:val="204A87"/>
          <w:sz w:val="22"/>
          <w:shd w:val="clear" w:color="auto" w:fill="F8F8F8"/>
        </w:rPr>
      </w:rPrChange>
    </w:rPr>
  </w:style>
  <w:style w:type="character" w:customStyle="1" w:styleId="DataTypeTok">
    <w:name w:val="DataTypeTok"/>
    <w:basedOn w:val="VerbatimChar"/>
    <w:rsid w:val="00180EDE"/>
    <w:rPr>
      <w:rFonts w:ascii="Consolas" w:hAnsi="Consolas"/>
      <w:i w:val="0"/>
      <w:color w:val="204A87"/>
      <w:sz w:val="22"/>
      <w:shd w:val="clear" w:color="auto" w:fill="F8F8F8"/>
      <w:rPrChange w:id="15" w:author="Bermond Scoggins" w:date="2024-05-11T21:45:00Z">
        <w:rPr>
          <w:rFonts w:ascii="Consolas" w:hAnsi="Consolas"/>
          <w:color w:val="204A87"/>
          <w:sz w:val="22"/>
          <w:shd w:val="clear" w:color="auto" w:fill="F8F8F8"/>
        </w:rPr>
      </w:rPrChange>
    </w:rPr>
  </w:style>
  <w:style w:type="character" w:customStyle="1" w:styleId="DecValTok">
    <w:name w:val="DecValTok"/>
    <w:basedOn w:val="VerbatimChar"/>
    <w:rsid w:val="00180EDE"/>
    <w:rPr>
      <w:rFonts w:ascii="Consolas" w:hAnsi="Consolas"/>
      <w:i w:val="0"/>
      <w:color w:val="0000CF"/>
      <w:sz w:val="22"/>
      <w:shd w:val="clear" w:color="auto" w:fill="F8F8F8"/>
      <w:rPrChange w:id="16" w:author="Bermond Scoggins" w:date="2024-05-11T21:45:00Z">
        <w:rPr>
          <w:rFonts w:ascii="Consolas" w:hAnsi="Consolas"/>
          <w:color w:val="0000CF"/>
          <w:sz w:val="22"/>
          <w:shd w:val="clear" w:color="auto" w:fill="F8F8F8"/>
        </w:rPr>
      </w:rPrChange>
    </w:rPr>
  </w:style>
  <w:style w:type="character" w:customStyle="1" w:styleId="BaseNTok">
    <w:name w:val="BaseNTok"/>
    <w:basedOn w:val="VerbatimChar"/>
    <w:rsid w:val="00180EDE"/>
    <w:rPr>
      <w:rFonts w:ascii="Consolas" w:hAnsi="Consolas"/>
      <w:i w:val="0"/>
      <w:color w:val="0000CF"/>
      <w:sz w:val="22"/>
      <w:shd w:val="clear" w:color="auto" w:fill="F8F8F8"/>
      <w:rPrChange w:id="17" w:author="Bermond Scoggins" w:date="2024-05-11T21:45:00Z">
        <w:rPr>
          <w:rFonts w:ascii="Consolas" w:hAnsi="Consolas"/>
          <w:color w:val="0000CF"/>
          <w:sz w:val="22"/>
          <w:shd w:val="clear" w:color="auto" w:fill="F8F8F8"/>
        </w:rPr>
      </w:rPrChange>
    </w:rPr>
  </w:style>
  <w:style w:type="character" w:customStyle="1" w:styleId="FloatTok">
    <w:name w:val="FloatTok"/>
    <w:basedOn w:val="VerbatimChar"/>
    <w:rsid w:val="00180EDE"/>
    <w:rPr>
      <w:rFonts w:ascii="Consolas" w:hAnsi="Consolas"/>
      <w:i w:val="0"/>
      <w:color w:val="0000CF"/>
      <w:sz w:val="22"/>
      <w:shd w:val="clear" w:color="auto" w:fill="F8F8F8"/>
      <w:rPrChange w:id="18" w:author="Bermond Scoggins" w:date="2024-05-11T21:45:00Z">
        <w:rPr>
          <w:rFonts w:ascii="Consolas" w:hAnsi="Consolas"/>
          <w:color w:val="0000CF"/>
          <w:sz w:val="22"/>
          <w:shd w:val="clear" w:color="auto" w:fill="F8F8F8"/>
        </w:rPr>
      </w:rPrChange>
    </w:rPr>
  </w:style>
  <w:style w:type="character" w:customStyle="1" w:styleId="ConstantTok">
    <w:name w:val="ConstantTok"/>
    <w:basedOn w:val="VerbatimChar"/>
    <w:rsid w:val="00180EDE"/>
    <w:rPr>
      <w:rFonts w:ascii="Consolas" w:hAnsi="Consolas"/>
      <w:i w:val="0"/>
      <w:color w:val="8F5902"/>
      <w:sz w:val="22"/>
      <w:shd w:val="clear" w:color="auto" w:fill="F8F8F8"/>
      <w:rPrChange w:id="19" w:author="Bermond Scoggins" w:date="2024-05-11T21:45:00Z">
        <w:rPr>
          <w:rFonts w:ascii="Consolas" w:hAnsi="Consolas"/>
          <w:color w:val="8F5902"/>
          <w:sz w:val="22"/>
          <w:shd w:val="clear" w:color="auto" w:fill="F8F8F8"/>
        </w:rPr>
      </w:rPrChange>
    </w:rPr>
  </w:style>
  <w:style w:type="character" w:customStyle="1" w:styleId="CharTok">
    <w:name w:val="CharTok"/>
    <w:basedOn w:val="VerbatimChar"/>
    <w:rsid w:val="00180EDE"/>
    <w:rPr>
      <w:rFonts w:ascii="Consolas" w:hAnsi="Consolas"/>
      <w:i w:val="0"/>
      <w:color w:val="4E9A06"/>
      <w:sz w:val="22"/>
      <w:shd w:val="clear" w:color="auto" w:fill="F8F8F8"/>
      <w:rPrChange w:id="20" w:author="Bermond Scoggins" w:date="2024-05-11T21:45:00Z">
        <w:rPr>
          <w:rFonts w:ascii="Consolas" w:hAnsi="Consolas"/>
          <w:color w:val="4E9A06"/>
          <w:sz w:val="22"/>
          <w:shd w:val="clear" w:color="auto" w:fill="F8F8F8"/>
        </w:rPr>
      </w:rPrChange>
    </w:rPr>
  </w:style>
  <w:style w:type="character" w:customStyle="1" w:styleId="SpecialCharTok">
    <w:name w:val="SpecialCharTok"/>
    <w:basedOn w:val="VerbatimChar"/>
    <w:rsid w:val="00180EDE"/>
    <w:rPr>
      <w:rFonts w:ascii="Consolas" w:hAnsi="Consolas"/>
      <w:b/>
      <w:i w:val="0"/>
      <w:color w:val="CE5C00"/>
      <w:sz w:val="22"/>
      <w:shd w:val="clear" w:color="auto" w:fill="F8F8F8"/>
      <w:rPrChange w:id="21" w:author="Bermond Scoggins" w:date="2024-05-11T21:45:00Z">
        <w:rPr>
          <w:rFonts w:ascii="Consolas" w:hAnsi="Consolas"/>
          <w:b/>
          <w:color w:val="CE5C00"/>
          <w:sz w:val="22"/>
          <w:shd w:val="clear" w:color="auto" w:fill="F8F8F8"/>
        </w:rPr>
      </w:rPrChange>
    </w:rPr>
  </w:style>
  <w:style w:type="character" w:customStyle="1" w:styleId="StringTok">
    <w:name w:val="StringTok"/>
    <w:basedOn w:val="VerbatimChar"/>
    <w:rsid w:val="00180EDE"/>
    <w:rPr>
      <w:rFonts w:ascii="Consolas" w:hAnsi="Consolas"/>
      <w:i w:val="0"/>
      <w:color w:val="4E9A06"/>
      <w:sz w:val="22"/>
      <w:shd w:val="clear" w:color="auto" w:fill="F8F8F8"/>
      <w:rPrChange w:id="22" w:author="Bermond Scoggins" w:date="2024-05-11T21:45:00Z">
        <w:rPr>
          <w:rFonts w:ascii="Consolas" w:hAnsi="Consolas"/>
          <w:color w:val="4E9A06"/>
          <w:sz w:val="22"/>
          <w:shd w:val="clear" w:color="auto" w:fill="F8F8F8"/>
        </w:rPr>
      </w:rPrChange>
    </w:rPr>
  </w:style>
  <w:style w:type="character" w:customStyle="1" w:styleId="VerbatimStringTok">
    <w:name w:val="VerbatimStringTok"/>
    <w:basedOn w:val="VerbatimChar"/>
    <w:rsid w:val="00180EDE"/>
    <w:rPr>
      <w:rFonts w:ascii="Consolas" w:hAnsi="Consolas"/>
      <w:i w:val="0"/>
      <w:color w:val="4E9A06"/>
      <w:sz w:val="22"/>
      <w:shd w:val="clear" w:color="auto" w:fill="F8F8F8"/>
      <w:rPrChange w:id="23" w:author="Bermond Scoggins" w:date="2024-05-11T21:45:00Z">
        <w:rPr>
          <w:rFonts w:ascii="Consolas" w:hAnsi="Consolas"/>
          <w:color w:val="4E9A06"/>
          <w:sz w:val="22"/>
          <w:shd w:val="clear" w:color="auto" w:fill="F8F8F8"/>
        </w:rPr>
      </w:rPrChange>
    </w:rPr>
  </w:style>
  <w:style w:type="character" w:customStyle="1" w:styleId="SpecialStringTok">
    <w:name w:val="SpecialStringTok"/>
    <w:basedOn w:val="VerbatimChar"/>
    <w:rsid w:val="00180EDE"/>
    <w:rPr>
      <w:rFonts w:ascii="Consolas" w:hAnsi="Consolas"/>
      <w:i w:val="0"/>
      <w:color w:val="4E9A06"/>
      <w:sz w:val="22"/>
      <w:shd w:val="clear" w:color="auto" w:fill="F8F8F8"/>
      <w:rPrChange w:id="24" w:author="Bermond Scoggins" w:date="2024-05-11T21:45:00Z">
        <w:rPr>
          <w:rFonts w:ascii="Consolas" w:hAnsi="Consolas"/>
          <w:color w:val="4E9A06"/>
          <w:sz w:val="22"/>
          <w:shd w:val="clear" w:color="auto" w:fill="F8F8F8"/>
        </w:rPr>
      </w:rPrChange>
    </w:rPr>
  </w:style>
  <w:style w:type="character" w:customStyle="1" w:styleId="ImportTok">
    <w:name w:val="ImportTok"/>
    <w:basedOn w:val="VerbatimChar"/>
    <w:rsid w:val="00180EDE"/>
    <w:rPr>
      <w:rFonts w:ascii="Consolas" w:hAnsi="Consolas"/>
      <w:i w:val="0"/>
      <w:sz w:val="22"/>
      <w:shd w:val="clear" w:color="auto" w:fill="F8F8F8"/>
      <w:rPrChange w:id="25" w:author="Bermond Scoggins" w:date="2024-05-11T21:45:00Z">
        <w:rPr>
          <w:rFonts w:ascii="Consolas" w:hAnsi="Consolas"/>
          <w:sz w:val="22"/>
          <w:shd w:val="clear" w:color="auto" w:fill="F8F8F8"/>
        </w:rPr>
      </w:rPrChange>
    </w:rPr>
  </w:style>
  <w:style w:type="character" w:customStyle="1" w:styleId="CommentTok">
    <w:name w:val="CommentTok"/>
    <w:basedOn w:val="VerbatimChar"/>
    <w:rsid w:val="00180EDE"/>
    <w:rPr>
      <w:rFonts w:ascii="Consolas" w:hAnsi="Consolas"/>
      <w:i/>
      <w:color w:val="8F5902"/>
      <w:sz w:val="22"/>
      <w:shd w:val="clear" w:color="auto" w:fill="F8F8F8"/>
      <w:rPrChange w:id="26" w:author="Bermond Scoggins" w:date="2024-05-11T21:45:00Z">
        <w:rPr>
          <w:rFonts w:ascii="Consolas" w:hAnsi="Consolas"/>
          <w:i/>
          <w:color w:val="8F5902"/>
          <w:sz w:val="22"/>
          <w:shd w:val="clear" w:color="auto" w:fill="F8F8F8"/>
        </w:rPr>
      </w:rPrChange>
    </w:rPr>
  </w:style>
  <w:style w:type="character" w:customStyle="1" w:styleId="DocumentationTok">
    <w:name w:val="DocumentationTok"/>
    <w:basedOn w:val="VerbatimChar"/>
    <w:rsid w:val="00180EDE"/>
    <w:rPr>
      <w:rFonts w:ascii="Consolas" w:hAnsi="Consolas"/>
      <w:b/>
      <w:i/>
      <w:color w:val="8F5902"/>
      <w:sz w:val="22"/>
      <w:shd w:val="clear" w:color="auto" w:fill="F8F8F8"/>
      <w:rPrChange w:id="27" w:author="Bermond Scoggins" w:date="2024-05-11T21:45:00Z">
        <w:rPr>
          <w:rFonts w:ascii="Consolas" w:hAnsi="Consolas"/>
          <w:b/>
          <w:i/>
          <w:color w:val="8F5902"/>
          <w:sz w:val="22"/>
          <w:shd w:val="clear" w:color="auto" w:fill="F8F8F8"/>
        </w:rPr>
      </w:rPrChange>
    </w:rPr>
  </w:style>
  <w:style w:type="character" w:customStyle="1" w:styleId="AnnotationTok">
    <w:name w:val="AnnotationTok"/>
    <w:basedOn w:val="VerbatimChar"/>
    <w:rsid w:val="00180EDE"/>
    <w:rPr>
      <w:rFonts w:ascii="Consolas" w:hAnsi="Consolas"/>
      <w:b/>
      <w:i/>
      <w:color w:val="8F5902"/>
      <w:sz w:val="22"/>
      <w:shd w:val="clear" w:color="auto" w:fill="F8F8F8"/>
      <w:rPrChange w:id="28" w:author="Bermond Scoggins" w:date="2024-05-11T21:45:00Z">
        <w:rPr>
          <w:rFonts w:ascii="Consolas" w:hAnsi="Consolas"/>
          <w:b/>
          <w:i/>
          <w:color w:val="8F5902"/>
          <w:sz w:val="22"/>
          <w:shd w:val="clear" w:color="auto" w:fill="F8F8F8"/>
        </w:rPr>
      </w:rPrChange>
    </w:rPr>
  </w:style>
  <w:style w:type="character" w:customStyle="1" w:styleId="CommentVarTok">
    <w:name w:val="CommentVarTok"/>
    <w:basedOn w:val="VerbatimChar"/>
    <w:rsid w:val="00180EDE"/>
    <w:rPr>
      <w:rFonts w:ascii="Consolas" w:hAnsi="Consolas"/>
      <w:b/>
      <w:i/>
      <w:color w:val="8F5902"/>
      <w:sz w:val="22"/>
      <w:shd w:val="clear" w:color="auto" w:fill="F8F8F8"/>
      <w:rPrChange w:id="29" w:author="Bermond Scoggins" w:date="2024-05-11T21:45:00Z">
        <w:rPr>
          <w:rFonts w:ascii="Consolas" w:hAnsi="Consolas"/>
          <w:b/>
          <w:i/>
          <w:color w:val="8F5902"/>
          <w:sz w:val="22"/>
          <w:shd w:val="clear" w:color="auto" w:fill="F8F8F8"/>
        </w:rPr>
      </w:rPrChange>
    </w:rPr>
  </w:style>
  <w:style w:type="character" w:customStyle="1" w:styleId="OtherTok">
    <w:name w:val="OtherTok"/>
    <w:basedOn w:val="VerbatimChar"/>
    <w:rsid w:val="00180EDE"/>
    <w:rPr>
      <w:rFonts w:ascii="Consolas" w:hAnsi="Consolas"/>
      <w:i w:val="0"/>
      <w:color w:val="8F5902"/>
      <w:sz w:val="22"/>
      <w:shd w:val="clear" w:color="auto" w:fill="F8F8F8"/>
      <w:rPrChange w:id="30" w:author="Bermond Scoggins" w:date="2024-05-11T21:45:00Z">
        <w:rPr>
          <w:rFonts w:ascii="Consolas" w:hAnsi="Consolas"/>
          <w:color w:val="8F5902"/>
          <w:sz w:val="22"/>
          <w:shd w:val="clear" w:color="auto" w:fill="F8F8F8"/>
        </w:rPr>
      </w:rPrChange>
    </w:rPr>
  </w:style>
  <w:style w:type="character" w:customStyle="1" w:styleId="FunctionTok">
    <w:name w:val="FunctionTok"/>
    <w:basedOn w:val="VerbatimChar"/>
    <w:rsid w:val="00180EDE"/>
    <w:rPr>
      <w:rFonts w:ascii="Consolas" w:hAnsi="Consolas"/>
      <w:b/>
      <w:i w:val="0"/>
      <w:color w:val="204A87"/>
      <w:sz w:val="22"/>
      <w:shd w:val="clear" w:color="auto" w:fill="F8F8F8"/>
      <w:rPrChange w:id="31" w:author="Bermond Scoggins" w:date="2024-05-11T21:45:00Z">
        <w:rPr>
          <w:rFonts w:ascii="Consolas" w:hAnsi="Consolas"/>
          <w:b/>
          <w:color w:val="204A87"/>
          <w:sz w:val="22"/>
          <w:shd w:val="clear" w:color="auto" w:fill="F8F8F8"/>
        </w:rPr>
      </w:rPrChange>
    </w:rPr>
  </w:style>
  <w:style w:type="character" w:customStyle="1" w:styleId="VariableTok">
    <w:name w:val="VariableTok"/>
    <w:basedOn w:val="VerbatimChar"/>
    <w:rsid w:val="00180EDE"/>
    <w:rPr>
      <w:rFonts w:ascii="Consolas" w:hAnsi="Consolas"/>
      <w:i w:val="0"/>
      <w:color w:val="000000"/>
      <w:sz w:val="22"/>
      <w:shd w:val="clear" w:color="auto" w:fill="F8F8F8"/>
      <w:rPrChange w:id="32" w:author="Bermond Scoggins" w:date="2024-05-11T21:45:00Z">
        <w:rPr>
          <w:rFonts w:ascii="Consolas" w:hAnsi="Consolas"/>
          <w:color w:val="000000"/>
          <w:sz w:val="22"/>
          <w:shd w:val="clear" w:color="auto" w:fill="F8F8F8"/>
        </w:rPr>
      </w:rPrChange>
    </w:rPr>
  </w:style>
  <w:style w:type="character" w:customStyle="1" w:styleId="ControlFlowTok">
    <w:name w:val="ControlFlowTok"/>
    <w:basedOn w:val="VerbatimChar"/>
    <w:rsid w:val="00180EDE"/>
    <w:rPr>
      <w:rFonts w:ascii="Consolas" w:hAnsi="Consolas"/>
      <w:b/>
      <w:i w:val="0"/>
      <w:color w:val="204A87"/>
      <w:sz w:val="22"/>
      <w:shd w:val="clear" w:color="auto" w:fill="F8F8F8"/>
      <w:rPrChange w:id="33" w:author="Bermond Scoggins" w:date="2024-05-11T21:45:00Z">
        <w:rPr>
          <w:rFonts w:ascii="Consolas" w:hAnsi="Consolas"/>
          <w:b/>
          <w:color w:val="204A87"/>
          <w:sz w:val="22"/>
          <w:shd w:val="clear" w:color="auto" w:fill="F8F8F8"/>
        </w:rPr>
      </w:rPrChange>
    </w:rPr>
  </w:style>
  <w:style w:type="character" w:customStyle="1" w:styleId="OperatorTok">
    <w:name w:val="OperatorTok"/>
    <w:basedOn w:val="VerbatimChar"/>
    <w:rsid w:val="00180EDE"/>
    <w:rPr>
      <w:rFonts w:ascii="Consolas" w:hAnsi="Consolas"/>
      <w:b/>
      <w:i w:val="0"/>
      <w:color w:val="CE5C00"/>
      <w:sz w:val="22"/>
      <w:shd w:val="clear" w:color="auto" w:fill="F8F8F8"/>
      <w:rPrChange w:id="34" w:author="Bermond Scoggins" w:date="2024-05-11T21:45:00Z">
        <w:rPr>
          <w:rFonts w:ascii="Consolas" w:hAnsi="Consolas"/>
          <w:b/>
          <w:color w:val="CE5C00"/>
          <w:sz w:val="22"/>
          <w:shd w:val="clear" w:color="auto" w:fill="F8F8F8"/>
        </w:rPr>
      </w:rPrChange>
    </w:rPr>
  </w:style>
  <w:style w:type="character" w:customStyle="1" w:styleId="BuiltInTok">
    <w:name w:val="BuiltInTok"/>
    <w:basedOn w:val="VerbatimChar"/>
    <w:rsid w:val="00180EDE"/>
    <w:rPr>
      <w:rFonts w:ascii="Consolas" w:hAnsi="Consolas"/>
      <w:i w:val="0"/>
      <w:sz w:val="22"/>
      <w:shd w:val="clear" w:color="auto" w:fill="F8F8F8"/>
      <w:rPrChange w:id="35" w:author="Bermond Scoggins" w:date="2024-05-11T21:45:00Z">
        <w:rPr>
          <w:rFonts w:ascii="Consolas" w:hAnsi="Consolas"/>
          <w:sz w:val="22"/>
          <w:shd w:val="clear" w:color="auto" w:fill="F8F8F8"/>
        </w:rPr>
      </w:rPrChange>
    </w:rPr>
  </w:style>
  <w:style w:type="character" w:customStyle="1" w:styleId="ExtensionTok">
    <w:name w:val="ExtensionTok"/>
    <w:basedOn w:val="VerbatimChar"/>
    <w:rsid w:val="00180EDE"/>
    <w:rPr>
      <w:rFonts w:ascii="Consolas" w:hAnsi="Consolas"/>
      <w:i w:val="0"/>
      <w:sz w:val="22"/>
      <w:shd w:val="clear" w:color="auto" w:fill="F8F8F8"/>
      <w:rPrChange w:id="36" w:author="Bermond Scoggins" w:date="2024-05-11T21:45:00Z">
        <w:rPr>
          <w:rFonts w:ascii="Consolas" w:hAnsi="Consolas"/>
          <w:sz w:val="22"/>
          <w:shd w:val="clear" w:color="auto" w:fill="F8F8F8"/>
        </w:rPr>
      </w:rPrChange>
    </w:rPr>
  </w:style>
  <w:style w:type="character" w:customStyle="1" w:styleId="PreprocessorTok">
    <w:name w:val="PreprocessorTok"/>
    <w:basedOn w:val="VerbatimChar"/>
    <w:rsid w:val="00180EDE"/>
    <w:rPr>
      <w:rFonts w:ascii="Consolas" w:hAnsi="Consolas"/>
      <w:i/>
      <w:color w:val="8F5902"/>
      <w:sz w:val="22"/>
      <w:shd w:val="clear" w:color="auto" w:fill="F8F8F8"/>
      <w:rPrChange w:id="37" w:author="Bermond Scoggins" w:date="2024-05-11T21:45:00Z">
        <w:rPr>
          <w:rFonts w:ascii="Consolas" w:hAnsi="Consolas"/>
          <w:i/>
          <w:color w:val="8F5902"/>
          <w:sz w:val="22"/>
          <w:shd w:val="clear" w:color="auto" w:fill="F8F8F8"/>
        </w:rPr>
      </w:rPrChange>
    </w:rPr>
  </w:style>
  <w:style w:type="character" w:customStyle="1" w:styleId="AttributeTok">
    <w:name w:val="AttributeTok"/>
    <w:basedOn w:val="VerbatimChar"/>
    <w:rsid w:val="00180EDE"/>
    <w:rPr>
      <w:rFonts w:ascii="Consolas" w:hAnsi="Consolas"/>
      <w:i w:val="0"/>
      <w:color w:val="204A87"/>
      <w:sz w:val="22"/>
      <w:shd w:val="clear" w:color="auto" w:fill="F8F8F8"/>
      <w:rPrChange w:id="38" w:author="Bermond Scoggins" w:date="2024-05-11T21:45:00Z">
        <w:rPr>
          <w:rFonts w:ascii="Consolas" w:hAnsi="Consolas"/>
          <w:color w:val="204A87"/>
          <w:sz w:val="22"/>
          <w:shd w:val="clear" w:color="auto" w:fill="F8F8F8"/>
        </w:rPr>
      </w:rPrChange>
    </w:rPr>
  </w:style>
  <w:style w:type="character" w:customStyle="1" w:styleId="RegionMarkerTok">
    <w:name w:val="RegionMarkerTok"/>
    <w:basedOn w:val="VerbatimChar"/>
    <w:rsid w:val="00180EDE"/>
    <w:rPr>
      <w:rFonts w:ascii="Consolas" w:hAnsi="Consolas"/>
      <w:i w:val="0"/>
      <w:sz w:val="22"/>
      <w:shd w:val="clear" w:color="auto" w:fill="F8F8F8"/>
      <w:rPrChange w:id="39" w:author="Bermond Scoggins" w:date="2024-05-11T21:45:00Z">
        <w:rPr>
          <w:rFonts w:ascii="Consolas" w:hAnsi="Consolas"/>
          <w:sz w:val="22"/>
          <w:shd w:val="clear" w:color="auto" w:fill="F8F8F8"/>
        </w:rPr>
      </w:rPrChange>
    </w:rPr>
  </w:style>
  <w:style w:type="character" w:customStyle="1" w:styleId="InformationTok">
    <w:name w:val="InformationTok"/>
    <w:basedOn w:val="VerbatimChar"/>
    <w:rsid w:val="00180EDE"/>
    <w:rPr>
      <w:rFonts w:ascii="Consolas" w:hAnsi="Consolas"/>
      <w:b/>
      <w:i/>
      <w:color w:val="8F5902"/>
      <w:sz w:val="22"/>
      <w:shd w:val="clear" w:color="auto" w:fill="F8F8F8"/>
      <w:rPrChange w:id="40" w:author="Bermond Scoggins" w:date="2024-05-11T21:45:00Z">
        <w:rPr>
          <w:rFonts w:ascii="Consolas" w:hAnsi="Consolas"/>
          <w:b/>
          <w:i/>
          <w:color w:val="8F5902"/>
          <w:sz w:val="22"/>
          <w:shd w:val="clear" w:color="auto" w:fill="F8F8F8"/>
        </w:rPr>
      </w:rPrChange>
    </w:rPr>
  </w:style>
  <w:style w:type="character" w:customStyle="1" w:styleId="WarningTok">
    <w:name w:val="WarningTok"/>
    <w:basedOn w:val="VerbatimChar"/>
    <w:rsid w:val="00180EDE"/>
    <w:rPr>
      <w:rFonts w:ascii="Consolas" w:hAnsi="Consolas"/>
      <w:b/>
      <w:i/>
      <w:color w:val="8F5902"/>
      <w:sz w:val="22"/>
      <w:shd w:val="clear" w:color="auto" w:fill="F8F8F8"/>
      <w:rPrChange w:id="41" w:author="Bermond Scoggins" w:date="2024-05-11T21:45:00Z">
        <w:rPr>
          <w:rFonts w:ascii="Consolas" w:hAnsi="Consolas"/>
          <w:b/>
          <w:i/>
          <w:color w:val="8F5902"/>
          <w:sz w:val="22"/>
          <w:shd w:val="clear" w:color="auto" w:fill="F8F8F8"/>
        </w:rPr>
      </w:rPrChange>
    </w:rPr>
  </w:style>
  <w:style w:type="character" w:customStyle="1" w:styleId="AlertTok">
    <w:name w:val="AlertTok"/>
    <w:basedOn w:val="VerbatimChar"/>
    <w:rsid w:val="00180EDE"/>
    <w:rPr>
      <w:rFonts w:ascii="Consolas" w:hAnsi="Consolas"/>
      <w:i w:val="0"/>
      <w:color w:val="EF2929"/>
      <w:sz w:val="22"/>
      <w:shd w:val="clear" w:color="auto" w:fill="F8F8F8"/>
      <w:rPrChange w:id="42" w:author="Bermond Scoggins" w:date="2024-05-11T21:45:00Z">
        <w:rPr>
          <w:rFonts w:ascii="Consolas" w:hAnsi="Consolas"/>
          <w:color w:val="EF2929"/>
          <w:sz w:val="22"/>
          <w:shd w:val="clear" w:color="auto" w:fill="F8F8F8"/>
        </w:rPr>
      </w:rPrChange>
    </w:rPr>
  </w:style>
  <w:style w:type="character" w:customStyle="1" w:styleId="ErrorTok">
    <w:name w:val="ErrorTok"/>
    <w:basedOn w:val="VerbatimChar"/>
    <w:rsid w:val="00180EDE"/>
    <w:rPr>
      <w:rFonts w:ascii="Consolas" w:hAnsi="Consolas"/>
      <w:b/>
      <w:i w:val="0"/>
      <w:color w:val="A40000"/>
      <w:sz w:val="22"/>
      <w:shd w:val="clear" w:color="auto" w:fill="F8F8F8"/>
      <w:rPrChange w:id="43" w:author="Bermond Scoggins" w:date="2024-05-11T21:45:00Z">
        <w:rPr>
          <w:rFonts w:ascii="Consolas" w:hAnsi="Consolas"/>
          <w:b/>
          <w:color w:val="A40000"/>
          <w:sz w:val="22"/>
          <w:shd w:val="clear" w:color="auto" w:fill="F8F8F8"/>
        </w:rPr>
      </w:rPrChange>
    </w:rPr>
  </w:style>
  <w:style w:type="character" w:customStyle="1" w:styleId="NormalTok">
    <w:name w:val="NormalTok"/>
    <w:basedOn w:val="VerbatimChar"/>
    <w:rsid w:val="00180EDE"/>
    <w:rPr>
      <w:rFonts w:ascii="Consolas" w:hAnsi="Consolas"/>
      <w:i w:val="0"/>
      <w:sz w:val="22"/>
      <w:shd w:val="clear" w:color="auto" w:fill="F8F8F8"/>
      <w:rPrChange w:id="44" w:author="Bermond Scoggins" w:date="2024-05-11T21:45:00Z">
        <w:rPr>
          <w:rFonts w:ascii="Consolas" w:hAnsi="Consolas"/>
          <w:sz w:val="22"/>
          <w:shd w:val="clear" w:color="auto" w:fill="F8F8F8"/>
        </w:rPr>
      </w:rPrChange>
    </w:rPr>
  </w:style>
  <w:style w:type="paragraph" w:styleId="Header">
    <w:name w:val="header"/>
    <w:basedOn w:val="Normal"/>
    <w:link w:val="HeaderChar"/>
    <w:rsid w:val="00180EDE"/>
    <w:pPr>
      <w:tabs>
        <w:tab w:val="center" w:pos="4513"/>
        <w:tab w:val="right" w:pos="9026"/>
      </w:tabs>
      <w:spacing w:after="0"/>
    </w:pPr>
  </w:style>
  <w:style w:type="character" w:customStyle="1" w:styleId="HeaderChar">
    <w:name w:val="Header Char"/>
    <w:basedOn w:val="DefaultParagraphFont"/>
    <w:link w:val="Header"/>
    <w:rsid w:val="00180EDE"/>
  </w:style>
  <w:style w:type="paragraph" w:styleId="Footer">
    <w:name w:val="footer"/>
    <w:basedOn w:val="Normal"/>
    <w:link w:val="FooterChar"/>
    <w:rsid w:val="00180EDE"/>
    <w:pPr>
      <w:tabs>
        <w:tab w:val="center" w:pos="4513"/>
        <w:tab w:val="right" w:pos="9026"/>
      </w:tabs>
      <w:spacing w:after="0"/>
    </w:pPr>
  </w:style>
  <w:style w:type="character" w:customStyle="1" w:styleId="FooterChar">
    <w:name w:val="Footer Char"/>
    <w:basedOn w:val="DefaultParagraphFont"/>
    <w:link w:val="Footer"/>
    <w:rsid w:val="00180E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syarxiv.com/urgtn/download?format=pdf"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osf.io/registries/discover" TargetMode="External"/><Relationship Id="rId12" Type="http://schemas.openxmlformats.org/officeDocument/2006/relationships/image" Target="media/image5.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mailto:bermond.scoggins@anu.edu.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23</Pages>
  <Words>10917</Words>
  <Characters>62232</Characters>
  <Application>Microsoft Office Word</Application>
  <DocSecurity>0</DocSecurity>
  <Lines>518</Lines>
  <Paragraphs>146</Paragraphs>
  <ScaleCrop>false</ScaleCrop>
  <Company/>
  <LinksUpToDate>false</LinksUpToDate>
  <CharactersWithSpaces>73003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Bermond Scoggins; Matthew P. Robertson</dc:creator>
  <cp:keywords/>
  <cp:lastModifiedBy>Bermond Scoggins</cp:lastModifiedBy>
  <cp:revision>1</cp:revision>
  <dcterms:created xsi:type="dcterms:W3CDTF">2024-05-11T13:27:00Z</dcterms:created>
  <dcterms:modified xsi:type="dcterms:W3CDTF">2024-05-11T13:46:00Z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scientific method is predicated on transparency – yet the pace at which transparent research practices are being adopted by the scientific community is slow. The replication crisis in psychology showed that published findings employing statistical inference are threatened by undetected errors, data manipulation, and data falsification. To mitigate these problems and bolster research credibility, open data and preregistration practices have gained traction in the natural and social sciences. However, the extent of their adoption in different disciplines are unknown. We introduce computational procedures to identify the transparency of a research field using large-scale text analysis and machine learning classifiers. Using political science and international relations as an illustrative case, we examine 93,931 articles across the top 160 political science and international relations journals between 2010 and 2021. We find that approximately 21% of all statistical inference papers have open data and 5% of all experiments are preregistered. Despite this shortfall, the example of leading journals in the field shows that change is feasible and can be effected quickly.</vt:lpwstr>
  </property>
  <property fmtid="{D5CDD505-2E9C-101B-9397-08002B2CF9AE}" pid="3" name="bibliography">
    <vt:lpwstr>mtss_references.bib</vt:lpwstr>
  </property>
  <property fmtid="{D5CDD505-2E9C-101B-9397-08002B2CF9AE}" pid="4" name="csl">
    <vt:lpwstr>vancouver.csl</vt:lpwstr>
  </property>
  <property fmtid="{D5CDD505-2E9C-101B-9397-08002B2CF9AE}" pid="5" name="date">
    <vt:lpwstr>Latest version: 11 May, 2024</vt:lpwstr>
  </property>
  <property fmtid="{D5CDD505-2E9C-101B-9397-08002B2CF9AE}" pid="6" name="fontsize">
    <vt:lpwstr>12pt</vt:lpwstr>
  </property>
  <property fmtid="{D5CDD505-2E9C-101B-9397-08002B2CF9AE}" pid="7" name="geometry">
    <vt:lpwstr>margin = 1in</vt:lpwstr>
  </property>
  <property fmtid="{D5CDD505-2E9C-101B-9397-08002B2CF9AE}" pid="8" name="header-includes">
    <vt:lpwstr/>
  </property>
  <property fmtid="{D5CDD505-2E9C-101B-9397-08002B2CF9AE}" pid="9" name="output">
    <vt:lpwstr/>
  </property>
</Properties>
</file>